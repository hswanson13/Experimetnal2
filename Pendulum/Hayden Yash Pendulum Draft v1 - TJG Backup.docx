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8FAEF" w14:textId="77777777" w:rsidR="00C825F7" w:rsidRDefault="00C825F7" w:rsidP="00C825F7">
      <w:pPr>
        <w:spacing w:after="0" w:line="276" w:lineRule="auto"/>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softHyphen/>
      </w:r>
    </w:p>
    <w:p w14:paraId="65DF9A55" w14:textId="77777777" w:rsidR="00C825F7" w:rsidRPr="00215D89" w:rsidRDefault="00C825F7" w:rsidP="00C825F7">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University of Nebraska-Lincoln</w:t>
      </w:r>
    </w:p>
    <w:p w14:paraId="4E30A44A" w14:textId="77777777" w:rsidR="00C825F7" w:rsidRPr="00215D89" w:rsidRDefault="00C825F7" w:rsidP="00C825F7">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Department of Physics</w:t>
      </w:r>
    </w:p>
    <w:p w14:paraId="3B1B9CED" w14:textId="77777777" w:rsidR="00C825F7" w:rsidRDefault="00C825F7" w:rsidP="00C825F7">
      <w:pPr>
        <w:spacing w:after="0" w:line="276" w:lineRule="auto"/>
        <w:jc w:val="center"/>
        <w:rPr>
          <w:rFonts w:ascii="Times New Roman" w:eastAsia="Times New Roman" w:hAnsi="Times New Roman" w:cs="Times New Roman"/>
          <w:color w:val="000000"/>
          <w:sz w:val="40"/>
          <w:szCs w:val="40"/>
        </w:rPr>
      </w:pPr>
      <w:r w:rsidRPr="006A4EE8">
        <w:rPr>
          <w:rFonts w:ascii="Times New Roman" w:eastAsia="Times New Roman" w:hAnsi="Times New Roman" w:cs="Times New Roman"/>
          <w:color w:val="000000"/>
          <w:sz w:val="40"/>
          <w:szCs w:val="40"/>
        </w:rPr>
        <w:t>PHYS 442</w:t>
      </w:r>
    </w:p>
    <w:p w14:paraId="2D5FF51C" w14:textId="77777777" w:rsidR="00C825F7" w:rsidRDefault="00C825F7" w:rsidP="00C825F7">
      <w:pPr>
        <w:spacing w:after="0" w:line="240" w:lineRule="auto"/>
        <w:jc w:val="center"/>
        <w:rPr>
          <w:rFonts w:ascii="Times New Roman" w:eastAsia="Times New Roman" w:hAnsi="Times New Roman" w:cs="Times New Roman"/>
          <w:b/>
          <w:bCs/>
          <w:color w:val="000000"/>
          <w:sz w:val="30"/>
          <w:szCs w:val="30"/>
        </w:rPr>
      </w:pPr>
    </w:p>
    <w:p w14:paraId="554AF1D0"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372B8CB5"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1CC1D4EC"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53121B0E" w14:textId="77777777" w:rsidR="00C825F7" w:rsidRPr="006A4EE8" w:rsidRDefault="00C825F7" w:rsidP="00C825F7">
      <w:pPr>
        <w:spacing w:after="0" w:line="240" w:lineRule="auto"/>
        <w:jc w:val="center"/>
        <w:rPr>
          <w:rFonts w:ascii="Times New Roman" w:eastAsia="Times New Roman" w:hAnsi="Times New Roman" w:cs="Times New Roman"/>
          <w:color w:val="000000"/>
          <w:sz w:val="80"/>
          <w:szCs w:val="80"/>
        </w:rPr>
      </w:pPr>
      <w:r w:rsidRPr="006A4EE8">
        <w:rPr>
          <w:rFonts w:ascii="Times New Roman" w:eastAsia="Times New Roman" w:hAnsi="Times New Roman" w:cs="Times New Roman"/>
          <w:color w:val="000000"/>
          <w:sz w:val="80"/>
          <w:szCs w:val="80"/>
        </w:rPr>
        <w:t>Pendulum Experiment</w:t>
      </w:r>
    </w:p>
    <w:p w14:paraId="78A4C033"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636E55BE"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1ADC458C" w14:textId="77777777" w:rsidR="00C825F7" w:rsidRPr="006A4EE8" w:rsidRDefault="00C825F7" w:rsidP="00C825F7">
      <w:pPr>
        <w:spacing w:after="0" w:line="240" w:lineRule="auto"/>
        <w:jc w:val="center"/>
        <w:rPr>
          <w:rFonts w:ascii="Times New Roman" w:eastAsia="Times New Roman" w:hAnsi="Times New Roman" w:cs="Times New Roman"/>
          <w:color w:val="000000"/>
          <w:sz w:val="40"/>
          <w:szCs w:val="40"/>
        </w:rPr>
      </w:pPr>
    </w:p>
    <w:p w14:paraId="0F64D870"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Instructor: Professor Tim Gay</w:t>
      </w:r>
    </w:p>
    <w:p w14:paraId="2AD00C97"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0A7FD6C6" w14:textId="06F5FB3F" w:rsidR="00C825F7" w:rsidRPr="006A4EE8" w:rsidRDefault="00C825F7" w:rsidP="00C825F7">
      <w:pPr>
        <w:spacing w:after="0" w:line="48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Authors:</w:t>
      </w:r>
      <w:r w:rsidRPr="006A4EE8">
        <w:rPr>
          <w:rFonts w:ascii="Times New Roman" w:eastAsia="Times New Roman" w:hAnsi="Times New Roman" w:cs="Times New Roman"/>
          <w:color w:val="000000"/>
          <w:sz w:val="36"/>
          <w:szCs w:val="36"/>
        </w:rPr>
        <w:t xml:space="preserve"> </w:t>
      </w:r>
      <w:r w:rsidR="00ED6D07">
        <w:rPr>
          <w:rFonts w:ascii="Times New Roman" w:eastAsia="Times New Roman" w:hAnsi="Times New Roman" w:cs="Times New Roman"/>
          <w:color w:val="000000"/>
          <w:sz w:val="36"/>
          <w:szCs w:val="36"/>
        </w:rPr>
        <w:t xml:space="preserve">Yashaswi Mehra and </w:t>
      </w:r>
      <w:r w:rsidR="00267850">
        <w:rPr>
          <w:rFonts w:ascii="Times New Roman" w:eastAsia="Times New Roman" w:hAnsi="Times New Roman" w:cs="Times New Roman"/>
          <w:color w:val="000000"/>
          <w:sz w:val="36"/>
          <w:szCs w:val="36"/>
        </w:rPr>
        <w:t xml:space="preserve">Hayden Swanson </w:t>
      </w:r>
    </w:p>
    <w:p w14:paraId="655F1C34"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0CC9F287"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3A69CD48"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07F50B64"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38EE1933" w14:textId="77777777" w:rsidR="00870F18" w:rsidRDefault="00870F18" w:rsidP="00C825F7">
      <w:pPr>
        <w:spacing w:after="0" w:line="480" w:lineRule="auto"/>
        <w:jc w:val="center"/>
        <w:rPr>
          <w:rFonts w:ascii="Times New Roman" w:eastAsia="Times New Roman" w:hAnsi="Times New Roman" w:cs="Times New Roman"/>
          <w:color w:val="000000"/>
          <w:sz w:val="36"/>
          <w:szCs w:val="36"/>
        </w:rPr>
      </w:pPr>
    </w:p>
    <w:p w14:paraId="6E4E5FC8" w14:textId="0F250678" w:rsidR="00C825F7" w:rsidRPr="00870F18" w:rsidRDefault="00C825F7" w:rsidP="00C825F7">
      <w:pPr>
        <w:spacing w:after="0" w:line="480" w:lineRule="auto"/>
        <w:jc w:val="center"/>
        <w:rPr>
          <w:rFonts w:ascii="Times New Roman" w:eastAsia="Times New Roman" w:hAnsi="Times New Roman" w:cs="Times New Roman"/>
          <w:color w:val="000000"/>
          <w:sz w:val="28"/>
          <w:szCs w:val="28"/>
        </w:rPr>
      </w:pPr>
      <w:r w:rsidRPr="00870F18">
        <w:rPr>
          <w:rFonts w:ascii="Times New Roman" w:eastAsia="Times New Roman" w:hAnsi="Times New Roman" w:cs="Times New Roman"/>
          <w:color w:val="000000"/>
          <w:sz w:val="28"/>
          <w:szCs w:val="28"/>
        </w:rPr>
        <w:t>Date of Experiment: January 23</w:t>
      </w:r>
      <w:r w:rsidRPr="00870F18">
        <w:rPr>
          <w:rFonts w:ascii="Times New Roman" w:eastAsia="Times New Roman" w:hAnsi="Times New Roman" w:cs="Times New Roman"/>
          <w:color w:val="000000"/>
          <w:sz w:val="28"/>
          <w:szCs w:val="28"/>
          <w:vertAlign w:val="superscript"/>
        </w:rPr>
        <w:t>rd</w:t>
      </w:r>
      <w:proofErr w:type="gramStart"/>
      <w:r w:rsidR="00267850" w:rsidRPr="00870F18">
        <w:rPr>
          <w:rFonts w:ascii="Times New Roman" w:eastAsia="Times New Roman" w:hAnsi="Times New Roman" w:cs="Times New Roman"/>
          <w:color w:val="000000"/>
          <w:sz w:val="28"/>
          <w:szCs w:val="28"/>
        </w:rPr>
        <w:t xml:space="preserve"> 2023</w:t>
      </w:r>
      <w:proofErr w:type="gramEnd"/>
      <w:r w:rsidRPr="00870F18">
        <w:rPr>
          <w:rFonts w:ascii="Times New Roman" w:eastAsia="Times New Roman" w:hAnsi="Times New Roman" w:cs="Times New Roman"/>
          <w:color w:val="000000"/>
          <w:sz w:val="28"/>
          <w:szCs w:val="28"/>
        </w:rPr>
        <w:t xml:space="preserve"> – January 30</w:t>
      </w:r>
      <w:r w:rsidRPr="00870F18">
        <w:rPr>
          <w:rFonts w:ascii="Times New Roman" w:eastAsia="Times New Roman" w:hAnsi="Times New Roman" w:cs="Times New Roman"/>
          <w:color w:val="000000"/>
          <w:sz w:val="28"/>
          <w:szCs w:val="28"/>
          <w:vertAlign w:val="superscript"/>
        </w:rPr>
        <w:t>th</w:t>
      </w:r>
      <w:r w:rsidRPr="00870F18">
        <w:rPr>
          <w:rFonts w:ascii="Times New Roman" w:eastAsia="Times New Roman" w:hAnsi="Times New Roman" w:cs="Times New Roman"/>
          <w:color w:val="000000"/>
          <w:sz w:val="28"/>
          <w:szCs w:val="28"/>
        </w:rPr>
        <w:t xml:space="preserve"> 2023</w:t>
      </w:r>
    </w:p>
    <w:p w14:paraId="4FBD64EE" w14:textId="37248B81" w:rsidR="00C825F7" w:rsidRPr="00870F18" w:rsidRDefault="00C825F7" w:rsidP="00C825F7">
      <w:pPr>
        <w:spacing w:after="0" w:line="480" w:lineRule="auto"/>
        <w:jc w:val="center"/>
        <w:rPr>
          <w:rFonts w:ascii="Times New Roman" w:eastAsia="Times New Roman" w:hAnsi="Times New Roman" w:cs="Times New Roman"/>
          <w:color w:val="000000"/>
          <w:sz w:val="28"/>
          <w:szCs w:val="28"/>
        </w:rPr>
      </w:pPr>
      <w:r w:rsidRPr="00870F18">
        <w:rPr>
          <w:rFonts w:ascii="Times New Roman" w:eastAsia="Times New Roman" w:hAnsi="Times New Roman" w:cs="Times New Roman"/>
          <w:color w:val="000000"/>
          <w:sz w:val="28"/>
          <w:szCs w:val="28"/>
        </w:rPr>
        <w:t>Date of Submission:</w:t>
      </w:r>
      <w:r w:rsidR="00870F18" w:rsidRPr="00870F18">
        <w:rPr>
          <w:rFonts w:ascii="Times New Roman" w:eastAsia="Times New Roman" w:hAnsi="Times New Roman" w:cs="Times New Roman"/>
          <w:color w:val="000000"/>
          <w:sz w:val="28"/>
          <w:szCs w:val="28"/>
        </w:rPr>
        <w:t xml:space="preserve"> February 12</w:t>
      </w:r>
      <w:r w:rsidR="00870F18" w:rsidRPr="00870F18">
        <w:rPr>
          <w:rFonts w:ascii="Times New Roman" w:eastAsia="Times New Roman" w:hAnsi="Times New Roman" w:cs="Times New Roman"/>
          <w:color w:val="000000"/>
          <w:sz w:val="28"/>
          <w:szCs w:val="28"/>
          <w:vertAlign w:val="superscript"/>
        </w:rPr>
        <w:t>th</w:t>
      </w:r>
      <w:r w:rsidR="00870F18" w:rsidRPr="00870F18">
        <w:rPr>
          <w:rFonts w:ascii="Times New Roman" w:eastAsia="Times New Roman" w:hAnsi="Times New Roman" w:cs="Times New Roman"/>
          <w:color w:val="000000"/>
          <w:sz w:val="28"/>
          <w:szCs w:val="28"/>
        </w:rPr>
        <w:t>, 2023</w:t>
      </w:r>
    </w:p>
    <w:p w14:paraId="2FD5E03E"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lastRenderedPageBreak/>
        <w:t>INTRODUCTION</w:t>
      </w:r>
    </w:p>
    <w:p w14:paraId="3B0885F0"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510712BE" w14:textId="2D2897C6"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The periodicity of a bob on a string was first </w:t>
      </w:r>
      <w:ins w:id="0" w:author="Timothy Gay" w:date="2023-02-11T13:05:00Z">
        <w:r w:rsidR="00D94ACF">
          <w:rPr>
            <w:rFonts w:ascii="Times New Roman" w:eastAsia="Times New Roman" w:hAnsi="Times New Roman" w:cs="Times New Roman"/>
            <w:color w:val="000000"/>
            <w:sz w:val="24"/>
            <w:szCs w:val="24"/>
          </w:rPr>
          <w:t xml:space="preserve">measured </w:t>
        </w:r>
      </w:ins>
      <w:del w:id="1" w:author="Timothy Gay" w:date="2023-02-11T13:05:00Z">
        <w:r w:rsidRPr="00D27F45" w:rsidDel="00C416F2">
          <w:rPr>
            <w:rFonts w:ascii="Times New Roman" w:eastAsia="Times New Roman" w:hAnsi="Times New Roman" w:cs="Times New Roman"/>
            <w:color w:val="000000"/>
            <w:sz w:val="24"/>
            <w:szCs w:val="24"/>
          </w:rPr>
          <w:delText xml:space="preserve">realized </w:delText>
        </w:r>
      </w:del>
      <w:r w:rsidRPr="00D27F45">
        <w:rPr>
          <w:rFonts w:ascii="Times New Roman" w:eastAsia="Times New Roman" w:hAnsi="Times New Roman" w:cs="Times New Roman"/>
          <w:color w:val="000000"/>
          <w:sz w:val="24"/>
          <w:szCs w:val="24"/>
        </w:rPr>
        <w:t xml:space="preserve">by Galileo Galilei in 1583 when he </w:t>
      </w:r>
      <w:ins w:id="2" w:author="Timothy Gay" w:date="2023-02-11T13:05:00Z">
        <w:r w:rsidR="00C416F2">
          <w:rPr>
            <w:rFonts w:ascii="Times New Roman" w:eastAsia="Times New Roman" w:hAnsi="Times New Roman" w:cs="Times New Roman"/>
            <w:color w:val="000000"/>
            <w:sz w:val="24"/>
            <w:szCs w:val="24"/>
          </w:rPr>
          <w:t xml:space="preserve">determined </w:t>
        </w:r>
      </w:ins>
      <w:del w:id="3" w:author="Timothy Gay" w:date="2023-02-11T13:05:00Z">
        <w:r w:rsidRPr="00D27F45" w:rsidDel="00C416F2">
          <w:rPr>
            <w:rFonts w:ascii="Times New Roman" w:eastAsia="Times New Roman" w:hAnsi="Times New Roman" w:cs="Times New Roman"/>
            <w:color w:val="000000"/>
            <w:sz w:val="24"/>
            <w:szCs w:val="24"/>
          </w:rPr>
          <w:delText xml:space="preserve">measured </w:delText>
        </w:r>
      </w:del>
      <w:r w:rsidRPr="00D27F45">
        <w:rPr>
          <w:rFonts w:ascii="Times New Roman" w:eastAsia="Times New Roman" w:hAnsi="Times New Roman" w:cs="Times New Roman"/>
          <w:color w:val="000000"/>
          <w:sz w:val="24"/>
          <w:szCs w:val="24"/>
        </w:rPr>
        <w:t xml:space="preserve">its period with his pulse [1]. In this lab report we aim to measure the period of a lead weight attached to a nylon fishing line (Berkley® </w:t>
      </w:r>
      <w:proofErr w:type="spellStart"/>
      <w:r w:rsidRPr="00D27F45">
        <w:rPr>
          <w:rFonts w:ascii="Times New Roman" w:eastAsia="Times New Roman" w:hAnsi="Times New Roman" w:cs="Times New Roman"/>
          <w:color w:val="000000"/>
          <w:sz w:val="24"/>
          <w:szCs w:val="24"/>
        </w:rPr>
        <w:t>Trilene</w:t>
      </w:r>
      <w:proofErr w:type="spellEnd"/>
      <w:r w:rsidRPr="00D27F45">
        <w:rPr>
          <w:rFonts w:ascii="Times New Roman" w:eastAsia="Times New Roman" w:hAnsi="Times New Roman" w:cs="Times New Roman"/>
          <w:color w:val="000000"/>
          <w:sz w:val="24"/>
          <w:szCs w:val="24"/>
        </w:rPr>
        <w:t xml:space="preserve">) and determine if the period is dependent on the initial amplitude. A major </w:t>
      </w:r>
      <w:r>
        <w:rPr>
          <w:rFonts w:ascii="Times New Roman" w:eastAsia="Times New Roman" w:hAnsi="Times New Roman" w:cs="Times New Roman"/>
          <w:color w:val="000000"/>
          <w:sz w:val="24"/>
          <w:szCs w:val="24"/>
        </w:rPr>
        <w:t xml:space="preserve">overarching </w:t>
      </w:r>
      <w:r w:rsidRPr="00D27F45">
        <w:rPr>
          <w:rFonts w:ascii="Times New Roman" w:eastAsia="Times New Roman" w:hAnsi="Times New Roman" w:cs="Times New Roman"/>
          <w:color w:val="000000"/>
          <w:sz w:val="24"/>
          <w:szCs w:val="24"/>
        </w:rPr>
        <w:t xml:space="preserve">goal of this experiment is to handle systematic and random errors inherent in the experiment. In the following section, we will outline several models to see which theory best describes our data. After we establish the theory, we will give a more detailed experimental description of our apparatus and our measurement technique. Finally, we present our results and discuss which theory </w:t>
      </w:r>
      <w:r>
        <w:rPr>
          <w:rFonts w:ascii="Times New Roman" w:eastAsia="Times New Roman" w:hAnsi="Times New Roman" w:cs="Times New Roman"/>
          <w:color w:val="000000"/>
          <w:sz w:val="24"/>
          <w:szCs w:val="24"/>
        </w:rPr>
        <w:t>is in agreement with our data</w:t>
      </w:r>
      <w:r w:rsidRPr="00D27F45">
        <w:rPr>
          <w:rFonts w:ascii="Times New Roman" w:eastAsia="Times New Roman" w:hAnsi="Times New Roman" w:cs="Times New Roman"/>
          <w:color w:val="000000"/>
          <w:sz w:val="24"/>
          <w:szCs w:val="24"/>
        </w:rPr>
        <w:t>. </w:t>
      </w:r>
    </w:p>
    <w:p w14:paraId="1766D29A" w14:textId="77777777" w:rsidR="00C825F7" w:rsidRDefault="00C825F7" w:rsidP="00C825F7">
      <w:pPr>
        <w:spacing w:after="0" w:line="240" w:lineRule="auto"/>
        <w:rPr>
          <w:rFonts w:ascii="Times New Roman" w:eastAsia="Times New Roman" w:hAnsi="Times New Roman" w:cs="Times New Roman"/>
          <w:sz w:val="24"/>
          <w:szCs w:val="24"/>
        </w:rPr>
      </w:pPr>
    </w:p>
    <w:p w14:paraId="5EAA0DA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3CDB745F"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THEORY</w:t>
      </w:r>
    </w:p>
    <w:p w14:paraId="4A0C4823"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54384892" w14:textId="03E7B004"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The three models we will outline in this section are the simple pendulum, the damped pendulum, and the physical pendulum. </w:t>
      </w:r>
      <w:r>
        <w:rPr>
          <w:rFonts w:ascii="Times New Roman" w:eastAsia="Times New Roman" w:hAnsi="Times New Roman" w:cs="Times New Roman"/>
          <w:color w:val="000000"/>
          <w:sz w:val="24"/>
          <w:szCs w:val="24"/>
        </w:rPr>
        <w:t xml:space="preserve">We </w:t>
      </w:r>
      <w:ins w:id="4" w:author="Timothy Gay" w:date="2023-02-11T13:06:00Z">
        <w:r w:rsidR="00225100">
          <w:rPr>
            <w:rFonts w:ascii="Times New Roman" w:eastAsia="Times New Roman" w:hAnsi="Times New Roman" w:cs="Times New Roman"/>
            <w:color w:val="000000"/>
            <w:sz w:val="24"/>
            <w:szCs w:val="24"/>
          </w:rPr>
          <w:t>wil</w:t>
        </w:r>
      </w:ins>
      <w:del w:id="5" w:author="Timothy Gay" w:date="2023-02-11T13:06:00Z">
        <w:r w:rsidDel="00225100">
          <w:rPr>
            <w:rFonts w:ascii="Times New Roman" w:eastAsia="Times New Roman" w:hAnsi="Times New Roman" w:cs="Times New Roman"/>
            <w:color w:val="000000"/>
            <w:sz w:val="24"/>
            <w:szCs w:val="24"/>
          </w:rPr>
          <w:delText>keep the</w:delText>
        </w:r>
      </w:del>
      <w:ins w:id="6" w:author="Timothy Gay" w:date="2023-02-11T13:06:00Z">
        <w:r w:rsidR="003F28E7">
          <w:rPr>
            <w:rFonts w:ascii="Times New Roman" w:eastAsia="Times New Roman" w:hAnsi="Times New Roman" w:cs="Times New Roman"/>
            <w:color w:val="000000"/>
            <w:sz w:val="24"/>
            <w:szCs w:val="24"/>
          </w:rPr>
          <w:t>l</w:t>
        </w:r>
      </w:ins>
      <w:ins w:id="7" w:author="Timothy Gay" w:date="2023-02-11T13:07:00Z">
        <w:r w:rsidR="003F28E7">
          <w:rPr>
            <w:rFonts w:ascii="Times New Roman" w:eastAsia="Times New Roman" w:hAnsi="Times New Roman" w:cs="Times New Roman"/>
            <w:color w:val="000000"/>
            <w:sz w:val="24"/>
            <w:szCs w:val="24"/>
          </w:rPr>
          <w:t xml:space="preserve"> </w:t>
        </w:r>
        <w:proofErr w:type="gramStart"/>
        <w:r w:rsidR="003F28E7">
          <w:rPr>
            <w:rFonts w:ascii="Times New Roman" w:eastAsia="Times New Roman" w:hAnsi="Times New Roman" w:cs="Times New Roman"/>
            <w:color w:val="000000"/>
            <w:sz w:val="24"/>
            <w:szCs w:val="24"/>
          </w:rPr>
          <w:t>compare</w:t>
        </w:r>
        <w:proofErr w:type="gramEnd"/>
        <w:r w:rsidR="003F28E7">
          <w:rPr>
            <w:rFonts w:ascii="Times New Roman" w:eastAsia="Times New Roman" w:hAnsi="Times New Roman" w:cs="Times New Roman"/>
            <w:color w:val="000000"/>
            <w:sz w:val="24"/>
            <w:szCs w:val="24"/>
          </w:rPr>
          <w:t xml:space="preserve"> the</w:t>
        </w:r>
      </w:ins>
      <w:r>
        <w:rPr>
          <w:rFonts w:ascii="Times New Roman" w:eastAsia="Times New Roman" w:hAnsi="Times New Roman" w:cs="Times New Roman"/>
          <w:color w:val="000000"/>
          <w:sz w:val="24"/>
          <w:szCs w:val="24"/>
        </w:rPr>
        <w:t xml:space="preserve">se theories </w:t>
      </w:r>
      <w:del w:id="8" w:author="Timothy Gay" w:date="2023-02-11T13:07:00Z">
        <w:r w:rsidDel="003F28E7">
          <w:rPr>
            <w:rFonts w:ascii="Times New Roman" w:eastAsia="Times New Roman" w:hAnsi="Times New Roman" w:cs="Times New Roman"/>
            <w:color w:val="000000"/>
            <w:sz w:val="24"/>
            <w:szCs w:val="24"/>
          </w:rPr>
          <w:delText xml:space="preserve">in hand to compare </w:delText>
        </w:r>
      </w:del>
      <w:r>
        <w:rPr>
          <w:rFonts w:ascii="Times New Roman" w:eastAsia="Times New Roman" w:hAnsi="Times New Roman" w:cs="Times New Roman"/>
          <w:color w:val="000000"/>
          <w:sz w:val="24"/>
          <w:szCs w:val="24"/>
        </w:rPr>
        <w:t>to our experimental data.</w:t>
      </w:r>
    </w:p>
    <w:p w14:paraId="0E44EB6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050854AC" w14:textId="77777777" w:rsidR="00C825F7" w:rsidRDefault="00C825F7" w:rsidP="00C825F7">
      <w:pPr>
        <w:spacing w:after="0" w:line="240" w:lineRule="auto"/>
        <w:rPr>
          <w:rFonts w:ascii="Times New Roman" w:eastAsia="Times New Roman" w:hAnsi="Times New Roman" w:cs="Times New Roman"/>
          <w:b/>
          <w:bCs/>
          <w:color w:val="000000"/>
          <w:sz w:val="24"/>
          <w:szCs w:val="24"/>
        </w:rPr>
      </w:pPr>
      <w:r w:rsidRPr="00D27F45">
        <w:rPr>
          <w:rFonts w:ascii="Times New Roman" w:eastAsia="Times New Roman" w:hAnsi="Times New Roman" w:cs="Times New Roman"/>
          <w:b/>
          <w:bCs/>
          <w:color w:val="000000"/>
          <w:sz w:val="24"/>
          <w:szCs w:val="24"/>
        </w:rPr>
        <w:t>Simple Pendulum</w:t>
      </w:r>
    </w:p>
    <w:p w14:paraId="2BA4F412" w14:textId="77777777" w:rsidR="00C825F7" w:rsidRDefault="00C825F7" w:rsidP="00C825F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simple pendulum is one where you have a point mass attached to a massless string. The force of gravity ensures tension in the string and produces oscillatory motion, see Figure 1.</w:t>
      </w:r>
    </w:p>
    <w:p w14:paraId="7234291B" w14:textId="77777777" w:rsidR="00C825F7" w:rsidRPr="00EF14F7" w:rsidRDefault="00C825F7" w:rsidP="00C825F7">
      <w:pPr>
        <w:spacing w:after="0" w:line="240" w:lineRule="auto"/>
        <w:rPr>
          <w:rFonts w:ascii="Times New Roman" w:eastAsia="Times New Roman" w:hAnsi="Times New Roman" w:cs="Times New Roman"/>
          <w:sz w:val="24"/>
          <w:szCs w:val="24"/>
        </w:rPr>
      </w:pPr>
    </w:p>
    <w:p w14:paraId="5619F774" w14:textId="4352C00B" w:rsidR="00C825F7" w:rsidRPr="00D27F45" w:rsidRDefault="00C825F7" w:rsidP="00C825F7">
      <w:pPr>
        <w:spacing w:after="0" w:line="240" w:lineRule="auto"/>
        <w:jc w:val="both"/>
        <w:rPr>
          <w:rFonts w:ascii="Times New Roman" w:eastAsia="Times New Roman" w:hAnsi="Times New Roman" w:cs="Times New Roman"/>
          <w:sz w:val="24"/>
          <w:szCs w:val="24"/>
        </w:rPr>
      </w:pPr>
      <w:commentRangeStart w:id="9"/>
      <w:r w:rsidRPr="00C76C6E">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4C05DBA" wp14:editId="52D867F5">
            <wp:simplePos x="0" y="0"/>
            <wp:positionH relativeFrom="column">
              <wp:posOffset>-8255</wp:posOffset>
            </wp:positionH>
            <wp:positionV relativeFrom="paragraph">
              <wp:posOffset>757619</wp:posOffset>
            </wp:positionV>
            <wp:extent cx="2389505" cy="368363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89505" cy="3683635"/>
                    </a:xfrm>
                    <a:prstGeom prst="rect">
                      <a:avLst/>
                    </a:prstGeom>
                  </pic:spPr>
                </pic:pic>
              </a:graphicData>
            </a:graphic>
            <wp14:sizeRelH relativeFrom="margin">
              <wp14:pctWidth>0</wp14:pctWidth>
            </wp14:sizeRelH>
            <wp14:sizeRelV relativeFrom="margin">
              <wp14:pctHeight>0</wp14:pctHeight>
            </wp14:sizeRelV>
          </wp:anchor>
        </w:drawing>
      </w:r>
      <w:commentRangeEnd w:id="9"/>
      <w:r w:rsidR="00F231B7">
        <w:rPr>
          <w:rStyle w:val="CommentReference"/>
        </w:rPr>
        <w:commentReference w:id="9"/>
      </w:r>
      <w:r w:rsidRPr="00D27F45">
        <w:rPr>
          <w:rFonts w:ascii="Times New Roman" w:eastAsia="Times New Roman" w:hAnsi="Times New Roman" w:cs="Times New Roman"/>
          <w:color w:val="000000"/>
          <w:sz w:val="24"/>
          <w:szCs w:val="24"/>
        </w:rPr>
        <w:t xml:space="preserve">To get the equation of motion (EOM) for this system we sum all the torques acting on the bob. In our experiment, we will consider only small angles of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of the pendulum and thus use the first order approximation for</w:t>
      </w:r>
      <w:r>
        <w:rPr>
          <w:rFonts w:ascii="Times New Roman" w:eastAsia="Times New Roman" w:hAnsi="Times New Roman" w:cs="Times New Roman"/>
          <w:color w:val="000000"/>
          <w:sz w:val="24"/>
          <w:szCs w:val="24"/>
        </w:rPr>
        <w:t xml:space="preserv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Pr="00D27F45">
        <w:rPr>
          <w:rFonts w:ascii="Times New Roman" w:eastAsia="Times New Roman" w:hAnsi="Times New Roman" w:cs="Times New Roman"/>
          <w:color w:val="000000"/>
          <w:sz w:val="24"/>
          <w:szCs w:val="24"/>
        </w:rPr>
        <w:t>. Here is the following EOM</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using Newton’s notation for differentiation, </w:t>
      </w:r>
      <w:r w:rsidRPr="00D27F45">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I, l,  θ,  m,  g</m:t>
        </m:r>
      </m:oMath>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the</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moment of inertia of the system, the </w:t>
      </w:r>
      <w:r w:rsidRPr="00D27F45">
        <w:rPr>
          <w:rFonts w:ascii="Times New Roman" w:eastAsia="Times New Roman" w:hAnsi="Times New Roman" w:cs="Times New Roman"/>
          <w:color w:val="000000"/>
          <w:sz w:val="24"/>
          <w:szCs w:val="24"/>
        </w:rPr>
        <w:t xml:space="preserve">length of the string, the angle from equilibrium position, the mass of the bob, </w:t>
      </w:r>
      <w:r>
        <w:rPr>
          <w:rFonts w:ascii="Times New Roman" w:eastAsia="Times New Roman" w:hAnsi="Times New Roman" w:cs="Times New Roman"/>
          <w:color w:val="000000"/>
          <w:sz w:val="24"/>
          <w:szCs w:val="24"/>
        </w:rPr>
        <w:t>Earth’s gravitational constant</w:t>
      </w:r>
      <w:r w:rsidRPr="00D27F45">
        <w:rPr>
          <w:rFonts w:ascii="Times New Roman" w:eastAsia="Times New Roman" w:hAnsi="Times New Roman" w:cs="Times New Roman"/>
          <w:color w:val="000000"/>
          <w:sz w:val="24"/>
          <w:szCs w:val="24"/>
        </w:rPr>
        <w:t>, respectively</w:t>
      </w:r>
      <w:r>
        <w:rPr>
          <w:rFonts w:ascii="Times New Roman" w:eastAsia="Times New Roman" w:hAnsi="Times New Roman" w:cs="Times New Roman"/>
          <w:color w:val="000000"/>
          <w:sz w:val="24"/>
          <w:szCs w:val="24"/>
        </w:rPr>
        <w:t>,</w:t>
      </w:r>
    </w:p>
    <w:p w14:paraId="3D3706B7"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030971B3" w14:textId="77777777" w:rsidR="00C825F7" w:rsidRPr="001565C8" w:rsidRDefault="00000000" w:rsidP="00C825F7">
      <w:pPr>
        <w:spacing w:after="0" w:line="240" w:lineRule="auto"/>
        <w:jc w:val="right"/>
        <w:rPr>
          <w:rFonts w:ascii="Times New Roman" w:eastAsia="Times New Roman" w:hAnsi="Times New Roman" w:cs="Times New Roman"/>
          <w:sz w:val="28"/>
          <w:szCs w:val="28"/>
        </w:rPr>
      </w:pPr>
      <m:oMath>
        <m:nary>
          <m:naryPr>
            <m:chr m:val="∑"/>
            <m:limLoc m:val="undOvr"/>
            <m:subHide m:val="1"/>
            <m:supHide m:val="1"/>
            <m:ctrlPr>
              <w:rPr>
                <w:rFonts w:ascii="Cambria Math" w:eastAsia="Times New Roman" w:hAnsi="Cambria Math" w:cs="Times New Roman"/>
                <w:i/>
                <w:sz w:val="28"/>
                <w:szCs w:val="28"/>
              </w:rPr>
            </m:ctrlPr>
          </m:naryPr>
          <m:sub/>
          <m:sup/>
          <m:e>
            <m:r>
              <w:rPr>
                <w:rFonts w:ascii="Cambria Math" w:eastAsia="Times New Roman" w:hAnsi="Cambria Math" w:cs="Times New Roman"/>
                <w:sz w:val="28"/>
                <w:szCs w:val="28"/>
              </w:rPr>
              <m:t>τ</m:t>
            </m:r>
          </m:e>
        </m:nary>
        <m:r>
          <w:rPr>
            <w:rFonts w:ascii="Cambria Math" w:eastAsia="Times New Roman" w:hAnsi="Cambria Math" w:cs="Times New Roman"/>
            <w:sz w:val="28"/>
            <w:szCs w:val="28"/>
          </w:rPr>
          <m:t>=I</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2</m:t>
            </m:r>
          </m:sup>
        </m:sSup>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=-lmg</m:t>
        </m:r>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sin</m:t>
            </m:r>
          </m:fName>
          <m:e>
            <m:r>
              <w:rPr>
                <w:rFonts w:ascii="Cambria Math" w:eastAsia="Times New Roman" w:hAnsi="Cambria Math" w:cs="Times New Roman"/>
                <w:sz w:val="28"/>
                <w:szCs w:val="28"/>
              </w:rPr>
              <m:t>θ</m:t>
            </m:r>
          </m:e>
        </m:func>
        <m:r>
          <w:rPr>
            <w:rFonts w:ascii="Cambria Math" w:eastAsia="Times New Roman" w:hAnsi="Cambria Math" w:cs="Times New Roman"/>
            <w:sz w:val="28"/>
            <w:szCs w:val="28"/>
          </w:rPr>
          <m:t>≈-lmgθ.</m:t>
        </m:r>
      </m:oMath>
      <w:r w:rsidR="00C825F7" w:rsidRPr="001565C8">
        <w:rPr>
          <w:rFonts w:ascii="Times New Roman" w:eastAsia="Times New Roman" w:hAnsi="Times New Roman" w:cs="Times New Roman"/>
          <w:sz w:val="28"/>
          <w:szCs w:val="28"/>
        </w:rPr>
        <w:t xml:space="preserve"> </w:t>
      </w:r>
      <w:commentRangeStart w:id="10"/>
      <w:r w:rsidR="00C825F7" w:rsidRPr="001565C8">
        <w:rPr>
          <w:rFonts w:ascii="Times New Roman" w:eastAsia="Times New Roman" w:hAnsi="Times New Roman" w:cs="Times New Roman"/>
          <w:sz w:val="28"/>
          <w:szCs w:val="28"/>
        </w:rPr>
        <w:t>(1)</w:t>
      </w:r>
      <w:commentRangeEnd w:id="10"/>
      <w:r w:rsidR="009F46E8">
        <w:rPr>
          <w:rStyle w:val="CommentReference"/>
        </w:rPr>
        <w:commentReference w:id="10"/>
      </w:r>
    </w:p>
    <w:p w14:paraId="1C5BA3FD"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02AEF117"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This equation simplifies to, </w:t>
      </w:r>
    </w:p>
    <w:p w14:paraId="0C63B11D"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678E4A07" w14:textId="77777777" w:rsidR="00C825F7" w:rsidRPr="001565C8" w:rsidRDefault="00000000" w:rsidP="00C825F7">
      <w:pPr>
        <w:spacing w:after="0" w:line="24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g</m:t>
            </m:r>
          </m:num>
          <m:den>
            <m:r>
              <w:rPr>
                <w:rFonts w:ascii="Cambria Math" w:eastAsia="Times New Roman" w:hAnsi="Cambria Math" w:cs="Times New Roman"/>
                <w:sz w:val="28"/>
                <w:szCs w:val="28"/>
              </w:rPr>
              <m:t>l</m:t>
            </m:r>
          </m:den>
        </m:f>
        <m:r>
          <w:rPr>
            <w:rFonts w:ascii="Cambria Math" w:eastAsia="Times New Roman" w:hAnsi="Cambria Math" w:cs="Times New Roman"/>
            <w:sz w:val="28"/>
            <w:szCs w:val="28"/>
          </w:rPr>
          <m:t>θ=0.</m:t>
        </m:r>
      </m:oMath>
      <w:r w:rsidR="00C825F7" w:rsidRPr="001565C8">
        <w:rPr>
          <w:rFonts w:ascii="Times New Roman" w:eastAsia="Times New Roman" w:hAnsi="Times New Roman" w:cs="Times New Roman"/>
          <w:sz w:val="28"/>
          <w:szCs w:val="28"/>
        </w:rPr>
        <w:t xml:space="preserve">                        (2)</w:t>
      </w:r>
    </w:p>
    <w:p w14:paraId="58BACA9F" w14:textId="77777777" w:rsidR="00C825F7" w:rsidRPr="001565C8" w:rsidRDefault="00C825F7" w:rsidP="00C825F7">
      <w:pPr>
        <w:spacing w:after="0" w:line="240" w:lineRule="auto"/>
        <w:rPr>
          <w:rFonts w:ascii="Times New Roman" w:eastAsia="Times New Roman" w:hAnsi="Times New Roman" w:cs="Times New Roman"/>
          <w:sz w:val="28"/>
          <w:szCs w:val="28"/>
        </w:rPr>
      </w:pPr>
    </w:p>
    <w:p w14:paraId="10FC0963"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which is a linear </w:t>
      </w:r>
      <w:r>
        <w:rPr>
          <w:rFonts w:ascii="Times New Roman" w:eastAsia="Times New Roman" w:hAnsi="Times New Roman" w:cs="Times New Roman"/>
          <w:color w:val="000000"/>
          <w:sz w:val="24"/>
          <w:szCs w:val="24"/>
        </w:rPr>
        <w:t>2</w:t>
      </w:r>
      <w:r w:rsidRPr="008A025B">
        <w:rPr>
          <w:rFonts w:ascii="Times New Roman" w:eastAsia="Times New Roman" w:hAnsi="Times New Roman" w:cs="Times New Roman"/>
          <w:color w:val="000000"/>
          <w:sz w:val="24"/>
          <w:szCs w:val="24"/>
          <w:vertAlign w:val="superscript"/>
        </w:rPr>
        <w:t>nd</w:t>
      </w:r>
      <w:r w:rsidRPr="00D27F45">
        <w:rPr>
          <w:rFonts w:ascii="Times New Roman" w:eastAsia="Times New Roman" w:hAnsi="Times New Roman" w:cs="Times New Roman"/>
          <w:color w:val="000000"/>
          <w:sz w:val="24"/>
          <w:szCs w:val="24"/>
        </w:rPr>
        <w:t xml:space="preserve"> order differential equation whose solution is a periodic sinusoidal solution, and the period of this function is given by</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14"/>
          <w:szCs w:val="14"/>
          <w:vertAlign w:val="superscript"/>
        </w:rPr>
        <w:t> </w:t>
      </w:r>
    </w:p>
    <w:p w14:paraId="3000C35A" w14:textId="77777777" w:rsidR="00C825F7" w:rsidRPr="001565C8" w:rsidRDefault="00C825F7" w:rsidP="00C825F7">
      <w:pPr>
        <w:spacing w:after="0" w:line="240" w:lineRule="auto"/>
        <w:rPr>
          <w:rFonts w:ascii="Times New Roman" w:eastAsia="Times New Roman" w:hAnsi="Times New Roman" w:cs="Times New Roman"/>
          <w:sz w:val="28"/>
          <w:szCs w:val="28"/>
        </w:rPr>
      </w:pPr>
    </w:p>
    <w:p w14:paraId="285329DD" w14:textId="77777777" w:rsidR="00C825F7" w:rsidRPr="001565C8"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m:t>
                </m:r>
              </m:num>
              <m:den>
                <m:r>
                  <w:rPr>
                    <w:rFonts w:ascii="Cambria Math" w:eastAsia="Times New Roman" w:hAnsi="Cambria Math" w:cs="Times New Roman"/>
                    <w:color w:val="000000"/>
                    <w:sz w:val="28"/>
                    <w:szCs w:val="28"/>
                  </w:rPr>
                  <m:t>g</m:t>
                </m:r>
              </m:den>
            </m:f>
          </m:e>
        </m:rad>
        <m:r>
          <w:rPr>
            <w:rFonts w:ascii="Cambria Math" w:eastAsia="Times New Roman" w:hAnsi="Cambria Math" w:cs="Times New Roman"/>
            <w:color w:val="000000"/>
            <w:sz w:val="28"/>
            <w:szCs w:val="28"/>
          </w:rPr>
          <m:t xml:space="preserve"> </m:t>
        </m:r>
      </m:oMath>
      <w:r w:rsidRPr="001565C8">
        <w:rPr>
          <w:rFonts w:ascii="Times New Roman" w:eastAsia="Times New Roman" w:hAnsi="Times New Roman" w:cs="Times New Roman"/>
          <w:color w:val="000000"/>
          <w:sz w:val="28"/>
          <w:szCs w:val="28"/>
        </w:rPr>
        <w:t>.                        (3)</w:t>
      </w:r>
    </w:p>
    <w:p w14:paraId="1979D8C8" w14:textId="77777777" w:rsidR="00C825F7" w:rsidRPr="006C3AC3" w:rsidRDefault="00C825F7" w:rsidP="00C825F7">
      <w:pPr>
        <w:spacing w:after="0" w:line="240" w:lineRule="auto"/>
        <w:rPr>
          <w:rFonts w:ascii="Times New Roman" w:eastAsia="Times New Roman" w:hAnsi="Times New Roman" w:cs="Times New Roman"/>
          <w:sz w:val="28"/>
          <w:szCs w:val="28"/>
        </w:rPr>
      </w:pPr>
    </w:p>
    <w:p w14:paraId="727E2DCC" w14:textId="40F5657E" w:rsidR="00C825F7" w:rsidRDefault="00C825F7" w:rsidP="00C825F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model of our pendulum’s period is what we will first compare all our data to in this report.</w:t>
      </w:r>
      <w:r w:rsidR="00203634">
        <w:rPr>
          <w:rFonts w:ascii="Times New Roman" w:eastAsia="Times New Roman" w:hAnsi="Times New Roman" w:cs="Times New Roman"/>
          <w:color w:val="000000"/>
          <w:sz w:val="24"/>
          <w:szCs w:val="24"/>
        </w:rPr>
        <w:t xml:space="preserve"> </w:t>
      </w:r>
      <w:r w:rsidR="00B567CD">
        <w:rPr>
          <w:rFonts w:ascii="Times New Roman" w:eastAsia="Times New Roman" w:hAnsi="Times New Roman" w:cs="Times New Roman"/>
          <w:color w:val="000000"/>
          <w:sz w:val="24"/>
          <w:szCs w:val="24"/>
        </w:rPr>
        <w:t xml:space="preserve">Since we are using the small angle approximation, </w:t>
      </w:r>
      <w:r w:rsidR="00F808E0">
        <w:rPr>
          <w:rFonts w:ascii="Times New Roman" w:eastAsia="Times New Roman" w:hAnsi="Times New Roman" w:cs="Times New Roman"/>
          <w:color w:val="000000"/>
          <w:sz w:val="24"/>
          <w:szCs w:val="24"/>
        </w:rPr>
        <w:t xml:space="preserve">there will be </w:t>
      </w:r>
      <w:r w:rsidR="005713AA">
        <w:rPr>
          <w:rFonts w:ascii="Times New Roman" w:eastAsia="Times New Roman" w:hAnsi="Times New Roman" w:cs="Times New Roman"/>
          <w:color w:val="000000"/>
          <w:sz w:val="24"/>
          <w:szCs w:val="24"/>
        </w:rPr>
        <w:t>potentially some</w:t>
      </w:r>
      <w:r w:rsidR="00F808E0">
        <w:rPr>
          <w:rFonts w:ascii="Times New Roman" w:eastAsia="Times New Roman" w:hAnsi="Times New Roman" w:cs="Times New Roman"/>
          <w:color w:val="000000"/>
          <w:sz w:val="24"/>
          <w:szCs w:val="24"/>
        </w:rPr>
        <w:t xml:space="preserve"> ang</w:t>
      </w:r>
      <w:r w:rsidR="005713AA">
        <w:rPr>
          <w:rFonts w:ascii="Times New Roman" w:eastAsia="Times New Roman" w:hAnsi="Times New Roman" w:cs="Times New Roman"/>
          <w:color w:val="000000"/>
          <w:sz w:val="24"/>
          <w:szCs w:val="24"/>
        </w:rPr>
        <w:t>ular</w:t>
      </w:r>
      <w:r w:rsidR="00F808E0">
        <w:rPr>
          <w:rFonts w:ascii="Times New Roman" w:eastAsia="Times New Roman" w:hAnsi="Times New Roman" w:cs="Times New Roman"/>
          <w:color w:val="000000"/>
          <w:sz w:val="24"/>
          <w:szCs w:val="24"/>
        </w:rPr>
        <w:t xml:space="preserve"> dependance on our value for the period</w:t>
      </w:r>
      <w:r w:rsidR="005713AA">
        <w:rPr>
          <w:rFonts w:ascii="Times New Roman" w:eastAsia="Times New Roman" w:hAnsi="Times New Roman" w:cs="Times New Roman"/>
          <w:color w:val="000000"/>
          <w:sz w:val="24"/>
          <w:szCs w:val="24"/>
        </w:rPr>
        <w:t xml:space="preserve"> at larger angles</w:t>
      </w:r>
      <w:r w:rsidR="00F808E0">
        <w:rPr>
          <w:rFonts w:ascii="Times New Roman" w:eastAsia="Times New Roman" w:hAnsi="Times New Roman" w:cs="Times New Roman"/>
          <w:color w:val="000000"/>
          <w:sz w:val="24"/>
          <w:szCs w:val="24"/>
        </w:rPr>
        <w:t>. We explore this experimentally in the results section</w:t>
      </w:r>
      <w:r w:rsidR="00C84CDB">
        <w:rPr>
          <w:rFonts w:ascii="Times New Roman" w:eastAsia="Times New Roman" w:hAnsi="Times New Roman" w:cs="Times New Roman"/>
          <w:color w:val="000000"/>
          <w:sz w:val="24"/>
          <w:szCs w:val="24"/>
        </w:rPr>
        <w:t>.</w:t>
      </w:r>
    </w:p>
    <w:p w14:paraId="3F58CFA9" w14:textId="77777777" w:rsidR="00C84CDB" w:rsidRPr="00B0157F" w:rsidRDefault="00C84CDB" w:rsidP="00C825F7">
      <w:pPr>
        <w:spacing w:after="0" w:line="240" w:lineRule="auto"/>
        <w:jc w:val="both"/>
        <w:rPr>
          <w:rFonts w:ascii="Times New Roman" w:eastAsia="Times New Roman" w:hAnsi="Times New Roman" w:cs="Times New Roman"/>
          <w:color w:val="000000"/>
          <w:sz w:val="24"/>
          <w:szCs w:val="24"/>
        </w:rPr>
      </w:pPr>
    </w:p>
    <w:p w14:paraId="6DAFCD57"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Damped Pendulum</w:t>
      </w:r>
    </w:p>
    <w:p w14:paraId="0C65618B"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bob</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moving </w:t>
      </w:r>
      <w:r w:rsidRPr="00D27F45">
        <w:rPr>
          <w:rFonts w:ascii="Times New Roman" w:eastAsia="Times New Roman" w:hAnsi="Times New Roman" w:cs="Times New Roman"/>
          <w:color w:val="000000"/>
          <w:sz w:val="24"/>
          <w:szCs w:val="24"/>
        </w:rPr>
        <w:t xml:space="preserve">through the air will lead to a different EOM because the air applies an additional torque resisting the motion of the bob. We presume that the force of the air on the bob is proportional and opposite </w:t>
      </w:r>
      <w:r>
        <w:rPr>
          <w:rFonts w:ascii="Times New Roman" w:eastAsia="Times New Roman" w:hAnsi="Times New Roman" w:cs="Times New Roman"/>
          <w:color w:val="000000"/>
          <w:sz w:val="24"/>
          <w:szCs w:val="24"/>
        </w:rPr>
        <w:t xml:space="preserve">in direction </w:t>
      </w:r>
      <w:r w:rsidRPr="00D27F45">
        <w:rPr>
          <w:rFonts w:ascii="Times New Roman" w:eastAsia="Times New Roman" w:hAnsi="Times New Roman" w:cs="Times New Roman"/>
          <w:color w:val="000000"/>
          <w:sz w:val="24"/>
          <w:szCs w:val="24"/>
        </w:rPr>
        <w:t>to the velocity of the bob</w:t>
      </w:r>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r>
              <w:rPr>
                <w:rFonts w:ascii="Cambria Math" w:eastAsia="Times New Roman" w:hAnsi="Cambria Math" w:cs="Times New Roman"/>
                <w:color w:val="000000"/>
                <w:sz w:val="24"/>
                <w:szCs w:val="24"/>
              </w:rPr>
              <m:t>drag</m:t>
            </m:r>
          </m:sub>
        </m:sSub>
        <m:r>
          <w:rPr>
            <w:rFonts w:ascii="Cambria Math" w:eastAsia="Times New Roman" w:hAnsi="Cambria Math" w:cs="Times New Roman"/>
            <w:color w:val="000000"/>
            <w:sz w:val="24"/>
            <w:szCs w:val="24"/>
          </w:rPr>
          <m:t>=-cv=-cl</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θ</m:t>
            </m:r>
          </m:e>
        </m:acc>
      </m:oMath>
      <w:r w:rsidRPr="00D27F45">
        <w:rPr>
          <w:rFonts w:ascii="Times New Roman" w:eastAsia="Times New Roman" w:hAnsi="Times New Roman" w:cs="Times New Roman"/>
          <w:color w:val="000000"/>
          <w:sz w:val="24"/>
          <w:szCs w:val="24"/>
        </w:rPr>
        <w:t>. Summing torques again leads to the following EOM where c is the resistivity of air,</w:t>
      </w:r>
    </w:p>
    <w:p w14:paraId="285BCA5E"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646F4CD1" w14:textId="77777777" w:rsidR="00C825F7" w:rsidRPr="00620ABA" w:rsidRDefault="00000000" w:rsidP="00C825F7">
      <w:pPr>
        <w:spacing w:after="0" w:line="240" w:lineRule="auto"/>
        <w:jc w:val="right"/>
        <w:rPr>
          <w:rFonts w:ascii="Times New Roman" w:eastAsia="Times New Roman" w:hAnsi="Times New Roman" w:cs="Times New Roman"/>
          <w:color w:val="000000"/>
          <w:sz w:val="28"/>
          <w:szCs w:val="28"/>
        </w:rPr>
      </w:pPr>
      <m:oMath>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m</m:t>
            </m:r>
          </m:den>
        </m:f>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θ=0 .</m:t>
        </m:r>
      </m:oMath>
      <w:r w:rsidR="00C825F7" w:rsidRPr="00620ABA">
        <w:rPr>
          <w:rFonts w:ascii="Times New Roman" w:eastAsia="Times New Roman" w:hAnsi="Times New Roman" w:cs="Times New Roman"/>
          <w:color w:val="000000"/>
          <w:sz w:val="28"/>
          <w:szCs w:val="28"/>
        </w:rPr>
        <w:t xml:space="preserve"> </w:t>
      </w:r>
      <w:r w:rsidR="00C825F7">
        <w:rPr>
          <w:rFonts w:ascii="Times New Roman" w:eastAsia="Times New Roman" w:hAnsi="Times New Roman" w:cs="Times New Roman"/>
          <w:color w:val="000000"/>
          <w:sz w:val="28"/>
          <w:szCs w:val="28"/>
        </w:rPr>
        <w:t xml:space="preserve">                                             </w:t>
      </w:r>
      <w:r w:rsidR="00C825F7" w:rsidRPr="00620ABA">
        <w:rPr>
          <w:rFonts w:ascii="Times New Roman" w:eastAsia="Times New Roman" w:hAnsi="Times New Roman" w:cs="Times New Roman"/>
          <w:color w:val="000000"/>
          <w:sz w:val="28"/>
          <w:szCs w:val="28"/>
        </w:rPr>
        <w:t>(4)</w:t>
      </w:r>
    </w:p>
    <w:p w14:paraId="1CE2D182"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673E57CB" w14:textId="77777777" w:rsidR="001E6FA3" w:rsidRDefault="00C825F7" w:rsidP="00C825F7">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Now we solve this differential equation for the underdamped case </w:t>
      </w:r>
      <m:oMath>
        <m:d>
          <m:dPr>
            <m:begChr m:val="["/>
            <m:endChr m:val="]"/>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l</m:t>
                </m:r>
              </m:den>
            </m:f>
            <m:r>
              <w:rPr>
                <w:rFonts w:ascii="Cambria Math" w:eastAsia="Times New Roman" w:hAnsi="Cambria Math" w:cs="Times New Roman"/>
                <w:color w:val="000000"/>
                <w:sz w:val="24"/>
                <w:szCs w:val="24"/>
              </w:rPr>
              <m:t>&gt;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c</m:t>
                        </m:r>
                      </m:num>
                      <m:den>
                        <m:r>
                          <w:rPr>
                            <w:rFonts w:ascii="Cambria Math" w:eastAsia="Times New Roman" w:hAnsi="Cambria Math" w:cs="Times New Roman"/>
                            <w:color w:val="000000"/>
                            <w:sz w:val="24"/>
                            <w:szCs w:val="24"/>
                          </w:rPr>
                          <m:t>2m</m:t>
                        </m:r>
                      </m:den>
                    </m:f>
                  </m:e>
                </m:d>
              </m:e>
              <m:sup>
                <m:r>
                  <w:rPr>
                    <w:rFonts w:ascii="Cambria Math" w:eastAsia="Times New Roman" w:hAnsi="Cambria Math" w:cs="Times New Roman"/>
                    <w:color w:val="000000"/>
                    <w:sz w:val="24"/>
                    <w:szCs w:val="24"/>
                  </w:rPr>
                  <m:t>2</m:t>
                </m:r>
              </m:sup>
            </m:sSup>
          </m:e>
        </m:d>
      </m:oMath>
      <w:r w:rsidRPr="00D27F45">
        <w:rPr>
          <w:rFonts w:ascii="Times New Roman" w:eastAsia="Times New Roman" w:hAnsi="Times New Roman" w:cs="Times New Roman"/>
          <w:color w:val="000000"/>
          <w:sz w:val="24"/>
          <w:szCs w:val="24"/>
        </w:rPr>
        <w:t>, because that is the only case we observe in our experiment</w:t>
      </w:r>
      <w:r w:rsidR="001E6FA3">
        <w:rPr>
          <w:rFonts w:ascii="Times New Roman" w:eastAsia="Times New Roman" w:hAnsi="Times New Roman" w:cs="Times New Roman"/>
          <w:color w:val="000000"/>
          <w:sz w:val="24"/>
          <w:szCs w:val="24"/>
        </w:rPr>
        <w:t>,</w:t>
      </w:r>
    </w:p>
    <w:p w14:paraId="6612C2FB" w14:textId="77777777" w:rsidR="001E6FA3" w:rsidRDefault="001E6FA3" w:rsidP="00C825F7">
      <w:pPr>
        <w:spacing w:after="0" w:line="240" w:lineRule="auto"/>
        <w:jc w:val="both"/>
        <w:rPr>
          <w:rFonts w:ascii="Times New Roman" w:eastAsia="Times New Roman" w:hAnsi="Times New Roman" w:cs="Times New Roman"/>
          <w:color w:val="000000"/>
          <w:sz w:val="24"/>
          <w:szCs w:val="24"/>
        </w:rPr>
      </w:pPr>
    </w:p>
    <w:p w14:paraId="149B25C7" w14:textId="5016D120" w:rsidR="001E6FA3" w:rsidRPr="0016464A" w:rsidRDefault="001E6FA3" w:rsidP="001E6FA3">
      <w:pPr>
        <w:spacing w:after="0" w:line="24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rPr>
          <m:t>θ=</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-c</m:t>
                </m:r>
              </m:num>
              <m:den>
                <m:r>
                  <w:rPr>
                    <w:rFonts w:ascii="Cambria Math" w:eastAsia="Times New Roman" w:hAnsi="Cambria Math" w:cs="Times New Roman"/>
                    <w:sz w:val="28"/>
                    <w:szCs w:val="28"/>
                  </w:rPr>
                  <m:t>2m</m:t>
                </m:r>
              </m:den>
            </m:f>
            <m:r>
              <w:rPr>
                <w:rFonts w:ascii="Cambria Math" w:eastAsia="Times New Roman" w:hAnsi="Cambria Math" w:cs="Times New Roman"/>
                <w:sz w:val="28"/>
                <w:szCs w:val="28"/>
              </w:rPr>
              <m:t>t</m:t>
            </m:r>
          </m:sup>
        </m:sSup>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cos</m:t>
            </m:r>
          </m:fName>
          <m:e>
            <m:d>
              <m:dPr>
                <m:ctrlPr>
                  <w:rPr>
                    <w:rFonts w:ascii="Cambria Math" w:eastAsia="Times New Roman" w:hAnsi="Cambria Math" w:cs="Times New Roman"/>
                    <w:i/>
                    <w:sz w:val="28"/>
                    <w:szCs w:val="28"/>
                  </w:rPr>
                </m:ctrlPr>
              </m:dPr>
              <m:e>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 xml:space="preserve"> - </m:t>
                    </m:r>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2m</m:t>
                                </m:r>
                              </m:den>
                            </m:f>
                          </m:e>
                        </m:d>
                      </m:e>
                      <m:sup>
                        <m:r>
                          <w:rPr>
                            <w:rFonts w:ascii="Cambria Math" w:eastAsia="Times New Roman" w:hAnsi="Cambria Math" w:cs="Times New Roman"/>
                            <w:color w:val="000000"/>
                            <w:sz w:val="28"/>
                            <w:szCs w:val="28"/>
                          </w:rPr>
                          <m:t>2</m:t>
                        </m:r>
                      </m:sup>
                    </m:sSup>
                  </m:e>
                </m:rad>
                <m:r>
                  <w:rPr>
                    <w:rFonts w:ascii="Cambria Math" w:eastAsia="Times New Roman" w:hAnsi="Cambria Math" w:cs="Times New Roman"/>
                    <w:color w:val="000000"/>
                    <w:sz w:val="28"/>
                    <w:szCs w:val="28"/>
                  </w:rPr>
                  <m:t>t</m:t>
                </m:r>
              </m:e>
            </m:d>
          </m:e>
        </m:func>
      </m:oMath>
      <w:r>
        <w:rPr>
          <w:rFonts w:ascii="Times New Roman" w:eastAsia="Times New Roman" w:hAnsi="Times New Roman" w:cs="Times New Roman"/>
          <w:sz w:val="28"/>
          <w:szCs w:val="28"/>
        </w:rPr>
        <w:t xml:space="preserve">.                                 </w:t>
      </w:r>
      <w:commentRangeStart w:id="11"/>
      <w:r>
        <w:rPr>
          <w:rFonts w:ascii="Times New Roman" w:eastAsia="Times New Roman" w:hAnsi="Times New Roman" w:cs="Times New Roman"/>
          <w:sz w:val="28"/>
          <w:szCs w:val="28"/>
        </w:rPr>
        <w:t>(5)</w:t>
      </w:r>
      <w:commentRangeEnd w:id="11"/>
      <w:r w:rsidR="005519BB">
        <w:rPr>
          <w:rStyle w:val="CommentReference"/>
        </w:rPr>
        <w:commentReference w:id="11"/>
      </w:r>
    </w:p>
    <w:p w14:paraId="38150CED" w14:textId="77777777" w:rsidR="001E6FA3" w:rsidRDefault="001E6FA3" w:rsidP="00C825F7">
      <w:pPr>
        <w:spacing w:after="0" w:line="240" w:lineRule="auto"/>
        <w:jc w:val="both"/>
        <w:rPr>
          <w:rFonts w:ascii="Times New Roman" w:eastAsia="Times New Roman" w:hAnsi="Times New Roman" w:cs="Times New Roman"/>
          <w:color w:val="000000"/>
          <w:sz w:val="24"/>
          <w:szCs w:val="24"/>
        </w:rPr>
      </w:pPr>
    </w:p>
    <w:p w14:paraId="448C2B10" w14:textId="42D5888C" w:rsidR="00C825F7" w:rsidRPr="008D1482" w:rsidRDefault="008D1482" w:rsidP="00C82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And</w:t>
      </w:r>
      <w:r w:rsidR="00C825F7" w:rsidRPr="008D1482">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0</m:t>
            </m:r>
          </m:sub>
        </m:sSub>
      </m:oMath>
      <w:r w:rsidRPr="008D1482">
        <w:rPr>
          <w:rFonts w:ascii="Times New Roman" w:eastAsia="Times New Roman" w:hAnsi="Times New Roman" w:cs="Times New Roman"/>
          <w:sz w:val="24"/>
          <w:szCs w:val="24"/>
        </w:rPr>
        <w:t xml:space="preserve"> is the initial amplitude of our pendulum. </w:t>
      </w:r>
      <w:r w:rsidR="00C825F7" w:rsidRPr="008D1482">
        <w:rPr>
          <w:rFonts w:ascii="Times New Roman" w:eastAsia="Times New Roman" w:hAnsi="Times New Roman" w:cs="Times New Roman"/>
          <w:color w:val="000000"/>
          <w:sz w:val="24"/>
          <w:szCs w:val="24"/>
        </w:rPr>
        <w:t>Which yields a period of,</w:t>
      </w:r>
    </w:p>
    <w:p w14:paraId="505CDF8D"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15F8FCCA" w14:textId="28F79450" w:rsidR="00C825F7" w:rsidRPr="00CE6B05"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 xml:space="preserve">T= </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2π</m:t>
            </m:r>
          </m:num>
          <m:den>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 xml:space="preserve"> - </m:t>
                </m:r>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2m</m:t>
                            </m:r>
                          </m:den>
                        </m:f>
                      </m:e>
                    </m:d>
                  </m:e>
                  <m:sup>
                    <m:r>
                      <w:rPr>
                        <w:rFonts w:ascii="Cambria Math" w:eastAsia="Times New Roman" w:hAnsi="Cambria Math" w:cs="Times New Roman"/>
                        <w:color w:val="000000"/>
                        <w:sz w:val="28"/>
                        <w:szCs w:val="28"/>
                      </w:rPr>
                      <m:t>2</m:t>
                    </m:r>
                  </m:sup>
                </m:sSup>
              </m:e>
            </m:rad>
          </m:den>
        </m:f>
      </m:oMath>
      <w:r w:rsidRPr="00CE6B05">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 </w:t>
      </w:r>
      <w:r w:rsidRPr="00CE6B05">
        <w:rPr>
          <w:rFonts w:ascii="Times New Roman" w:eastAsia="Times New Roman" w:hAnsi="Times New Roman" w:cs="Times New Roman"/>
          <w:color w:val="000000"/>
          <w:sz w:val="28"/>
          <w:szCs w:val="28"/>
        </w:rPr>
        <w:t xml:space="preserve">                                         (</w:t>
      </w:r>
      <w:r w:rsidR="001E6FA3">
        <w:rPr>
          <w:rFonts w:ascii="Times New Roman" w:eastAsia="Times New Roman" w:hAnsi="Times New Roman" w:cs="Times New Roman"/>
          <w:color w:val="000000"/>
          <w:sz w:val="28"/>
          <w:szCs w:val="28"/>
        </w:rPr>
        <w:t>6</w:t>
      </w:r>
      <w:r w:rsidRPr="00CE6B05">
        <w:rPr>
          <w:rFonts w:ascii="Times New Roman" w:eastAsia="Times New Roman" w:hAnsi="Times New Roman" w:cs="Times New Roman"/>
          <w:color w:val="000000"/>
          <w:sz w:val="28"/>
          <w:szCs w:val="28"/>
        </w:rPr>
        <w:t>)</w:t>
      </w:r>
    </w:p>
    <w:p w14:paraId="51D3F9AB" w14:textId="77777777" w:rsidR="001E6FA3" w:rsidRDefault="001E6FA3" w:rsidP="00C825F7">
      <w:pPr>
        <w:spacing w:after="0" w:line="240" w:lineRule="auto"/>
        <w:rPr>
          <w:rFonts w:ascii="Times New Roman" w:eastAsia="Times New Roman" w:hAnsi="Times New Roman" w:cs="Times New Roman"/>
          <w:sz w:val="24"/>
          <w:szCs w:val="24"/>
        </w:rPr>
      </w:pPr>
    </w:p>
    <w:p w14:paraId="7528CF4B" w14:textId="3D6E76E5"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Physical Pendulum</w:t>
      </w:r>
    </w:p>
    <w:p w14:paraId="39A55E77"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In the above theories we assumed the mass of the </w:t>
      </w:r>
      <w:r>
        <w:rPr>
          <w:rFonts w:ascii="Times New Roman" w:eastAsia="Times New Roman" w:hAnsi="Times New Roman" w:cs="Times New Roman"/>
          <w:color w:val="000000"/>
          <w:sz w:val="24"/>
          <w:szCs w:val="24"/>
        </w:rPr>
        <w:t>string/</w:t>
      </w:r>
      <w:r w:rsidRPr="00D27F45">
        <w:rPr>
          <w:rFonts w:ascii="Times New Roman" w:eastAsia="Times New Roman" w:hAnsi="Times New Roman" w:cs="Times New Roman"/>
          <w:color w:val="000000"/>
          <w:sz w:val="24"/>
          <w:szCs w:val="24"/>
        </w:rPr>
        <w:t>fishing line to be massless. However, it does of course have some mass. To get the period we follow the same procedure as for the simple pendulum and sum the torques. The difference</w:t>
      </w:r>
      <w:r>
        <w:rPr>
          <w:rFonts w:ascii="Times New Roman" w:eastAsia="Times New Roman" w:hAnsi="Times New Roman" w:cs="Times New Roman"/>
          <w:color w:val="000000"/>
          <w:sz w:val="24"/>
          <w:szCs w:val="24"/>
        </w:rPr>
        <w:t xml:space="preserve"> from the simple pendulum is that the moment of inertia and the distance to the center of mass has changed because we treat the fishing line as having mass</w:t>
      </w:r>
      <w:r w:rsidRPr="00D27F45">
        <w:rPr>
          <w:rFonts w:ascii="Times New Roman" w:eastAsia="Times New Roman" w:hAnsi="Times New Roman" w:cs="Times New Roman"/>
          <w:color w:val="000000"/>
          <w:sz w:val="24"/>
          <w:szCs w:val="24"/>
        </w:rPr>
        <w:t>. In that case, the period for the physical pendulum is</w:t>
      </w:r>
      <w:del w:id="12" w:author="Timothy Gay" w:date="2023-02-11T13:12:00Z">
        <w:r w:rsidRPr="00D27F45" w:rsidDel="00D716FA">
          <w:rPr>
            <w:rFonts w:ascii="Times New Roman" w:eastAsia="Times New Roman" w:hAnsi="Times New Roman" w:cs="Times New Roman"/>
            <w:color w:val="000000"/>
            <w:sz w:val="24"/>
            <w:szCs w:val="24"/>
          </w:rPr>
          <w:delText>:</w:delText>
        </w:r>
      </w:del>
    </w:p>
    <w:p w14:paraId="1825DC91"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7F8B5846" w14:textId="646A88DE" w:rsidR="00C825F7" w:rsidRPr="007F7686"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CM</m:t>
                    </m:r>
                  </m:sub>
                </m:sSub>
              </m:num>
              <m:den>
                <m:r>
                  <w:rPr>
                    <w:rFonts w:ascii="Cambria Math" w:eastAsia="Times New Roman" w:hAnsi="Cambria Math" w:cs="Times New Roman"/>
                    <w:color w:val="000000"/>
                    <w:sz w:val="28"/>
                    <w:szCs w:val="28"/>
                  </w:rPr>
                  <m:t>Mg</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den>
            </m:f>
          </m:e>
        </m:rad>
        <m:r>
          <w:rPr>
            <w:rFonts w:ascii="Cambria Math" w:eastAsia="Times New Roman" w:hAnsi="Cambria Math" w:cs="Times New Roman"/>
            <w:color w:val="000000"/>
            <w:sz w:val="28"/>
            <w:szCs w:val="28"/>
          </w:rPr>
          <m:t xml:space="preserve"> </m:t>
        </m:r>
      </m:oMath>
      <w:commentRangeStart w:id="13"/>
      <w:del w:id="14" w:author="Timothy Gay" w:date="2023-02-11T13:11:00Z">
        <w:r w:rsidRPr="007F7686" w:rsidDel="00E26132">
          <w:rPr>
            <w:rFonts w:ascii="Times New Roman" w:eastAsia="Times New Roman" w:hAnsi="Times New Roman" w:cs="Times New Roman"/>
            <w:color w:val="000000"/>
            <w:sz w:val="28"/>
            <w:szCs w:val="28"/>
          </w:rPr>
          <w:delText xml:space="preserve">.  </w:delText>
        </w:r>
        <w:r w:rsidDel="00E26132">
          <w:rPr>
            <w:rFonts w:ascii="Times New Roman" w:eastAsia="Times New Roman" w:hAnsi="Times New Roman" w:cs="Times New Roman"/>
            <w:color w:val="000000"/>
            <w:sz w:val="28"/>
            <w:szCs w:val="28"/>
          </w:rPr>
          <w:delText xml:space="preserve">                                               </w:delText>
        </w:r>
        <w:r w:rsidRPr="007F7686" w:rsidDel="00E26132">
          <w:rPr>
            <w:rFonts w:ascii="Times New Roman" w:eastAsia="Times New Roman" w:hAnsi="Times New Roman" w:cs="Times New Roman"/>
            <w:color w:val="000000"/>
            <w:sz w:val="28"/>
            <w:szCs w:val="28"/>
          </w:rPr>
          <w:delText xml:space="preserve"> </w:delText>
        </w:r>
      </w:del>
      <w:proofErr w:type="gramStart"/>
      <w:ins w:id="15" w:author="Timothy Gay" w:date="2023-02-11T13:11:00Z">
        <w:r w:rsidR="00E26132">
          <w:rPr>
            <w:rFonts w:ascii="Times New Roman" w:eastAsia="Times New Roman" w:hAnsi="Times New Roman" w:cs="Times New Roman"/>
            <w:color w:val="000000"/>
            <w:sz w:val="28"/>
            <w:szCs w:val="28"/>
          </w:rPr>
          <w:t>,</w:t>
        </w:r>
        <w:r w:rsidR="00E26132" w:rsidRPr="007F7686">
          <w:rPr>
            <w:rFonts w:ascii="Times New Roman" w:eastAsia="Times New Roman" w:hAnsi="Times New Roman" w:cs="Times New Roman"/>
            <w:color w:val="000000"/>
            <w:sz w:val="28"/>
            <w:szCs w:val="28"/>
          </w:rPr>
          <w:t xml:space="preserve">  </w:t>
        </w:r>
        <w:r w:rsidR="00E26132">
          <w:rPr>
            <w:rFonts w:ascii="Times New Roman" w:eastAsia="Times New Roman" w:hAnsi="Times New Roman" w:cs="Times New Roman"/>
            <w:color w:val="000000"/>
            <w:sz w:val="28"/>
            <w:szCs w:val="28"/>
          </w:rPr>
          <w:t xml:space="preserve"> </w:t>
        </w:r>
        <w:proofErr w:type="gramEnd"/>
        <w:r w:rsidR="00E26132">
          <w:rPr>
            <w:rFonts w:ascii="Times New Roman" w:eastAsia="Times New Roman" w:hAnsi="Times New Roman" w:cs="Times New Roman"/>
            <w:color w:val="000000"/>
            <w:sz w:val="28"/>
            <w:szCs w:val="28"/>
          </w:rPr>
          <w:t xml:space="preserve">                                              </w:t>
        </w:r>
        <w:r w:rsidR="00E26132" w:rsidRPr="007F7686">
          <w:rPr>
            <w:rFonts w:ascii="Times New Roman" w:eastAsia="Times New Roman" w:hAnsi="Times New Roman" w:cs="Times New Roman"/>
            <w:color w:val="000000"/>
            <w:sz w:val="28"/>
            <w:szCs w:val="28"/>
          </w:rPr>
          <w:t xml:space="preserve"> </w:t>
        </w:r>
      </w:ins>
      <w:r w:rsidRPr="007F7686">
        <w:rPr>
          <w:rFonts w:ascii="Times New Roman" w:eastAsia="Times New Roman" w:hAnsi="Times New Roman" w:cs="Times New Roman"/>
          <w:color w:val="000000"/>
          <w:sz w:val="28"/>
          <w:szCs w:val="28"/>
        </w:rPr>
        <w:t>(</w:t>
      </w:r>
      <w:r w:rsidR="001E6FA3">
        <w:rPr>
          <w:rFonts w:ascii="Times New Roman" w:eastAsia="Times New Roman" w:hAnsi="Times New Roman" w:cs="Times New Roman"/>
          <w:color w:val="000000"/>
          <w:sz w:val="28"/>
          <w:szCs w:val="28"/>
        </w:rPr>
        <w:t>7</w:t>
      </w:r>
      <w:r w:rsidRPr="007F7686">
        <w:rPr>
          <w:rFonts w:ascii="Times New Roman" w:eastAsia="Times New Roman" w:hAnsi="Times New Roman" w:cs="Times New Roman"/>
          <w:color w:val="000000"/>
          <w:sz w:val="28"/>
          <w:szCs w:val="28"/>
        </w:rPr>
        <w:t>)</w:t>
      </w:r>
      <w:commentRangeEnd w:id="13"/>
      <w:r w:rsidR="00D716FA">
        <w:rPr>
          <w:rStyle w:val="CommentReference"/>
        </w:rPr>
        <w:commentReference w:id="13"/>
      </w:r>
    </w:p>
    <w:p w14:paraId="1FC67F13" w14:textId="7E6539DE" w:rsidR="00C825F7" w:rsidRDefault="00E26132" w:rsidP="00C825F7">
      <w:pPr>
        <w:spacing w:after="0" w:line="240" w:lineRule="auto"/>
        <w:rPr>
          <w:rFonts w:ascii="Times New Roman" w:eastAsia="Times New Roman" w:hAnsi="Times New Roman" w:cs="Times New Roman"/>
          <w:sz w:val="24"/>
          <w:szCs w:val="24"/>
        </w:rPr>
      </w:pPr>
      <w:proofErr w:type="gramStart"/>
      <w:ins w:id="16" w:author="Timothy Gay" w:date="2023-02-11T13:11:00Z">
        <w:r>
          <w:rPr>
            <w:rFonts w:ascii="Times New Roman" w:eastAsia="Times New Roman" w:hAnsi="Times New Roman" w:cs="Times New Roman"/>
            <w:sz w:val="24"/>
            <w:szCs w:val="24"/>
          </w:rPr>
          <w:t>where</w:t>
        </w:r>
      </w:ins>
      <w:proofErr w:type="gramEnd"/>
    </w:p>
    <w:p w14:paraId="7A90ED16" w14:textId="078FC9E2" w:rsidR="006474EE" w:rsidRPr="00382AC2" w:rsidRDefault="00000000" w:rsidP="00382AC2">
      <w:pPr>
        <w:spacing w:after="0" w:line="240" w:lineRule="auto"/>
        <w:jc w:val="right"/>
        <w:rPr>
          <w:rFonts w:ascii="Times New Roman" w:eastAsia="Times New Roman" w:hAnsi="Times New Roman" w:cs="Times New Roman"/>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CM</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3</m:t>
            </m:r>
          </m:den>
        </m:f>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line</m:t>
            </m:r>
          </m:sub>
        </m:sSub>
        <m:sSup>
          <m:sSupPr>
            <m:ctrlPr>
              <w:rPr>
                <w:rFonts w:ascii="Cambria Math" w:eastAsia="Times New Roman" w:hAnsi="Cambria Math" w:cs="Times New Roman"/>
                <w:i/>
                <w:color w:val="000000"/>
                <w:sz w:val="28"/>
                <w:szCs w:val="28"/>
              </w:rPr>
            </m:ctrlPr>
          </m:sSup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2</m:t>
            </m:r>
          </m:num>
          <m:den>
            <m:r>
              <w:rPr>
                <w:rFonts w:ascii="Cambria Math" w:eastAsia="Times New Roman" w:hAnsi="Cambria Math" w:cs="Times New Roman"/>
                <w:color w:val="000000"/>
                <w:sz w:val="28"/>
                <w:szCs w:val="28"/>
              </w:rPr>
              <m:t>5</m:t>
            </m:r>
          </m:den>
        </m:f>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bob</m:t>
            </m:r>
          </m:sub>
        </m:sSub>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R</m:t>
            </m:r>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bob</m:t>
            </m:r>
          </m:sub>
        </m:sSub>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r>
                  <w:rPr>
                    <w:rFonts w:ascii="Cambria Math" w:eastAsia="Times New Roman" w:hAnsi="Cambria Math" w:cs="Times New Roman"/>
                    <w:color w:val="000000"/>
                    <w:sz w:val="28"/>
                    <w:szCs w:val="28"/>
                  </w:rPr>
                  <m:t>+R</m:t>
                </m:r>
              </m:e>
            </m:d>
          </m:e>
          <m:sup>
            <m:r>
              <w:rPr>
                <w:rFonts w:ascii="Cambria Math" w:eastAsia="Times New Roman" w:hAnsi="Cambria Math" w:cs="Times New Roman"/>
                <w:color w:val="000000"/>
                <w:sz w:val="28"/>
                <w:szCs w:val="28"/>
              </w:rPr>
              <m:t>2</m:t>
            </m:r>
          </m:sup>
        </m:sSup>
      </m:oMath>
      <w:del w:id="17" w:author="Timothy Gay" w:date="2023-02-11T13:10:00Z">
        <w:r w:rsidR="00382AC2" w:rsidRPr="00382AC2" w:rsidDel="00AA2C1C">
          <w:rPr>
            <w:rFonts w:ascii="Times New Roman" w:eastAsia="Times New Roman" w:hAnsi="Times New Roman" w:cs="Times New Roman"/>
            <w:color w:val="000000"/>
            <w:sz w:val="28"/>
            <w:szCs w:val="28"/>
          </w:rPr>
          <w:delText>.</w:delText>
        </w:r>
      </w:del>
      <w:proofErr w:type="gramStart"/>
      <w:ins w:id="18" w:author="Timothy Gay" w:date="2023-02-11T13:10:00Z">
        <w:r w:rsidR="00001AED">
          <w:rPr>
            <w:rFonts w:ascii="Times New Roman" w:eastAsia="Times New Roman" w:hAnsi="Times New Roman" w:cs="Times New Roman"/>
            <w:color w:val="000000"/>
            <w:sz w:val="28"/>
            <w:szCs w:val="28"/>
          </w:rPr>
          <w:t>,</w:t>
        </w:r>
      </w:ins>
      <w:r w:rsidR="00382AC2" w:rsidRPr="00382AC2">
        <w:rPr>
          <w:rFonts w:ascii="Times New Roman" w:eastAsia="Times New Roman" w:hAnsi="Times New Roman" w:cs="Times New Roman"/>
          <w:color w:val="000000"/>
          <w:sz w:val="28"/>
          <w:szCs w:val="28"/>
        </w:rPr>
        <w:t xml:space="preserve"> </w:t>
      </w:r>
      <w:r w:rsidR="00382AC2">
        <w:rPr>
          <w:rFonts w:ascii="Times New Roman" w:eastAsia="Times New Roman" w:hAnsi="Times New Roman" w:cs="Times New Roman"/>
          <w:color w:val="000000"/>
          <w:sz w:val="28"/>
          <w:szCs w:val="28"/>
        </w:rPr>
        <w:t xml:space="preserve">  </w:t>
      </w:r>
      <w:proofErr w:type="gramEnd"/>
      <w:r w:rsidR="00382AC2">
        <w:rPr>
          <w:rFonts w:ascii="Times New Roman" w:eastAsia="Times New Roman" w:hAnsi="Times New Roman" w:cs="Times New Roman"/>
          <w:color w:val="000000"/>
          <w:sz w:val="28"/>
          <w:szCs w:val="28"/>
        </w:rPr>
        <w:t xml:space="preserve">            </w:t>
      </w:r>
      <w:r w:rsidR="00382AC2" w:rsidRPr="00382AC2">
        <w:rPr>
          <w:rFonts w:ascii="Times New Roman" w:eastAsia="Times New Roman" w:hAnsi="Times New Roman" w:cs="Times New Roman"/>
          <w:color w:val="000000"/>
          <w:sz w:val="28"/>
          <w:szCs w:val="28"/>
        </w:rPr>
        <w:t xml:space="preserve"> (</w:t>
      </w:r>
      <w:r w:rsidR="001E6FA3">
        <w:rPr>
          <w:rFonts w:ascii="Times New Roman" w:eastAsia="Times New Roman" w:hAnsi="Times New Roman" w:cs="Times New Roman"/>
          <w:color w:val="000000"/>
          <w:sz w:val="28"/>
          <w:szCs w:val="28"/>
        </w:rPr>
        <w:t>8</w:t>
      </w:r>
      <w:r w:rsidR="00382AC2" w:rsidRPr="00382AC2">
        <w:rPr>
          <w:rFonts w:ascii="Times New Roman" w:eastAsia="Times New Roman" w:hAnsi="Times New Roman" w:cs="Times New Roman"/>
          <w:color w:val="000000"/>
          <w:sz w:val="28"/>
          <w:szCs w:val="28"/>
        </w:rPr>
        <w:t>)</w:t>
      </w:r>
    </w:p>
    <w:p w14:paraId="1D05C94E" w14:textId="77777777" w:rsidR="00C825F7" w:rsidRPr="009656AE" w:rsidRDefault="00C825F7" w:rsidP="00C825F7">
      <w:pPr>
        <w:spacing w:after="0" w:line="240" w:lineRule="auto"/>
        <w:rPr>
          <w:rFonts w:ascii="Times New Roman" w:eastAsia="Times New Roman" w:hAnsi="Times New Roman" w:cs="Times New Roman"/>
          <w:sz w:val="24"/>
          <w:szCs w:val="24"/>
        </w:rPr>
      </w:pPr>
    </w:p>
    <w:p w14:paraId="2832FD29" w14:textId="1A2E4A77" w:rsidR="0013040A" w:rsidRDefault="00D716FA" w:rsidP="0013040A">
      <w:pPr>
        <w:spacing w:after="0" w:line="240" w:lineRule="auto"/>
        <w:jc w:val="both"/>
        <w:rPr>
          <w:rFonts w:ascii="Times New Roman" w:eastAsia="Times New Roman" w:hAnsi="Times New Roman" w:cs="Times New Roman"/>
          <w:sz w:val="24"/>
          <w:szCs w:val="24"/>
        </w:rPr>
      </w:pPr>
      <w:ins w:id="19" w:author="Timothy Gay" w:date="2023-02-11T13:12:00Z">
        <w:r>
          <w:rPr>
            <w:rFonts w:ascii="Times New Roman" w:eastAsia="Times New Roman" w:hAnsi="Times New Roman" w:cs="Times New Roman"/>
            <w:color w:val="000000"/>
            <w:sz w:val="24"/>
            <w:szCs w:val="24"/>
          </w:rPr>
          <w:t>and</w:t>
        </w:r>
      </w:ins>
      <w:del w:id="20" w:author="Timothy Gay" w:date="2023-02-11T13:10:00Z">
        <w:r w:rsidR="00C825F7" w:rsidRPr="00D27F45" w:rsidDel="00001AED">
          <w:rPr>
            <w:rFonts w:ascii="Times New Roman" w:eastAsia="Times New Roman" w:hAnsi="Times New Roman" w:cs="Times New Roman"/>
            <w:color w:val="000000"/>
            <w:sz w:val="24"/>
            <w:szCs w:val="24"/>
          </w:rPr>
          <w:delText>W</w:delText>
        </w:r>
      </w:del>
      <w:del w:id="21" w:author="Timothy Gay" w:date="2023-02-11T13:12:00Z">
        <w:r w:rsidR="00C825F7" w:rsidRPr="00D27F45" w:rsidDel="00D716FA">
          <w:rPr>
            <w:rFonts w:ascii="Times New Roman" w:eastAsia="Times New Roman" w:hAnsi="Times New Roman" w:cs="Times New Roman"/>
            <w:color w:val="000000"/>
            <w:sz w:val="24"/>
            <w:szCs w:val="24"/>
          </w:rPr>
          <w:delText>here</w:delText>
        </w:r>
      </w:del>
      <w:r w:rsidR="00C825F7">
        <w:rPr>
          <w:rFonts w:ascii="Times New Roman" w:eastAsia="Times New Roman" w:hAnsi="Times New Roman" w:cs="Times New Roman"/>
          <w:color w:val="000000"/>
          <w:sz w:val="24"/>
          <w:szCs w:val="24"/>
        </w:rPr>
        <w:t xml:space="preserve"> the moment of inertia for a cylinder rotating about one end </w:t>
      </w:r>
      <w:r w:rsidR="00C02ADE">
        <w:rPr>
          <w:rFonts w:ascii="Times New Roman" w:eastAsia="Times New Roman" w:hAnsi="Times New Roman" w:cs="Times New Roman"/>
          <w:color w:val="000000"/>
          <w:sz w:val="24"/>
          <w:szCs w:val="24"/>
        </w:rPr>
        <w:t xml:space="preserve">with a sphere attached </w:t>
      </w:r>
      <w:r w:rsidR="00C825F7">
        <w:rPr>
          <w:rFonts w:ascii="Times New Roman" w:eastAsia="Times New Roman" w:hAnsi="Times New Roman" w:cs="Times New Roman"/>
          <w:color w:val="000000"/>
          <w:sz w:val="24"/>
          <w:szCs w:val="24"/>
        </w:rPr>
        <w:t>is</w:t>
      </w:r>
      <w:del w:id="22" w:author="Timothy Gay" w:date="2023-02-11T13:12:00Z">
        <w:r w:rsidR="00C825F7" w:rsidDel="0016606E">
          <w:rPr>
            <w:rFonts w:ascii="Times New Roman" w:eastAsia="Times New Roman" w:hAnsi="Times New Roman" w:cs="Times New Roman"/>
            <w:color w:val="000000"/>
            <w:sz w:val="24"/>
            <w:szCs w:val="24"/>
          </w:rPr>
          <w:delText>,</w:delText>
        </w:r>
      </w:del>
      <w:r w:rsidR="00C825F7">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CM</m:t>
            </m:r>
          </m:sub>
        </m:sSub>
      </m:oMath>
      <w:r w:rsidR="00C825F7">
        <w:rPr>
          <w:rFonts w:ascii="Times New Roman" w:eastAsia="Times New Roman" w:hAnsi="Times New Roman" w:cs="Times New Roman"/>
          <w:color w:val="000000"/>
          <w:sz w:val="24"/>
          <w:szCs w:val="24"/>
        </w:rPr>
        <w:t>.</w:t>
      </w:r>
      <w:r w:rsidR="008F559B">
        <w:rPr>
          <w:rFonts w:ascii="Times New Roman" w:eastAsia="Times New Roman" w:hAnsi="Times New Roman" w:cs="Times New Roman"/>
          <w:color w:val="000000"/>
          <w:sz w:val="24"/>
          <w:szCs w:val="24"/>
        </w:rPr>
        <w:t xml:space="preserve"> Here</w:t>
      </w:r>
      <w:r w:rsidR="00C825F7">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CM</m:t>
            </m:r>
          </m:sub>
        </m:sSub>
      </m:oMath>
      <w:r w:rsidR="00C825F7">
        <w:rPr>
          <w:rFonts w:ascii="Times New Roman" w:eastAsia="Times New Roman" w:hAnsi="Times New Roman" w:cs="Times New Roman"/>
          <w:color w:val="000000"/>
          <w:sz w:val="28"/>
          <w:szCs w:val="28"/>
        </w:rPr>
        <w:t xml:space="preserve"> </w:t>
      </w:r>
      <w:r w:rsidR="00C825F7" w:rsidRPr="00C46A4E">
        <w:rPr>
          <w:rFonts w:ascii="Times New Roman" w:eastAsia="Times New Roman" w:hAnsi="Times New Roman" w:cs="Times New Roman"/>
          <w:color w:val="000000"/>
          <w:sz w:val="24"/>
          <w:szCs w:val="24"/>
        </w:rPr>
        <w:t>is the distance from the point of rotation to the center of mass</w:t>
      </w:r>
      <w:r w:rsidR="00B63368">
        <w:rPr>
          <w:rFonts w:ascii="Times New Roman" w:eastAsia="Times New Roman" w:hAnsi="Times New Roman" w:cs="Times New Roman"/>
          <w:color w:val="000000"/>
          <w:sz w:val="24"/>
          <w:szCs w:val="24"/>
        </w:rPr>
        <w:t xml:space="preserve"> and R is the radius of the bob</w:t>
      </w:r>
      <w:r w:rsidR="003F709C">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line</m:t>
            </m:r>
          </m:sub>
        </m:sSub>
      </m:oMath>
      <w:r w:rsidR="007B3722">
        <w:rPr>
          <w:rFonts w:ascii="Times New Roman" w:eastAsia="Times New Roman" w:hAnsi="Times New Roman" w:cs="Times New Roman"/>
          <w:color w:val="000000"/>
          <w:sz w:val="24"/>
          <w:szCs w:val="24"/>
        </w:rPr>
        <w:t xml:space="preserve"> </w:t>
      </w:r>
      <w:r w:rsidR="003F709C">
        <w:rPr>
          <w:rFonts w:ascii="Times New Roman" w:eastAsia="Times New Roman" w:hAnsi="Times New Roman" w:cs="Times New Roman"/>
          <w:color w:val="000000"/>
          <w:sz w:val="24"/>
          <w:szCs w:val="24"/>
        </w:rPr>
        <w:t xml:space="preserv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bob</m:t>
            </m:r>
          </m:sub>
        </m:sSub>
        <m:r>
          <w:rPr>
            <w:rFonts w:ascii="Cambria Math" w:eastAsia="Times New Roman" w:hAnsi="Cambria Math" w:cs="Times New Roman"/>
            <w:color w:val="000000"/>
            <w:sz w:val="24"/>
            <w:szCs w:val="24"/>
          </w:rPr>
          <m:t xml:space="preserve"> </m:t>
        </m:r>
      </m:oMath>
      <w:r w:rsidR="007B3722">
        <w:rPr>
          <w:rFonts w:ascii="Times New Roman" w:eastAsia="Times New Roman" w:hAnsi="Times New Roman" w:cs="Times New Roman"/>
          <w:color w:val="000000"/>
          <w:sz w:val="24"/>
          <w:szCs w:val="24"/>
        </w:rPr>
        <w:t>is the fishing line mass</w:t>
      </w:r>
      <w:r w:rsidR="003F709C">
        <w:rPr>
          <w:rFonts w:ascii="Times New Roman" w:eastAsia="Times New Roman" w:hAnsi="Times New Roman" w:cs="Times New Roman"/>
          <w:color w:val="000000"/>
          <w:sz w:val="24"/>
          <w:szCs w:val="24"/>
        </w:rPr>
        <w:t xml:space="preserve"> and the mass of the bob, respectively. </w:t>
      </w:r>
      <w:r w:rsidR="00FD7A8D">
        <w:rPr>
          <w:rFonts w:ascii="Times New Roman" w:eastAsia="Times New Roman" w:hAnsi="Times New Roman" w:cs="Times New Roman"/>
          <w:color w:val="000000"/>
          <w:sz w:val="24"/>
          <w:szCs w:val="24"/>
        </w:rPr>
        <w:t>We calculated the moment of inertia by summing the moments of a cylinder about one axis and a sphere about</w:t>
      </w:r>
      <w:r w:rsidR="00A07BA8">
        <w:rPr>
          <w:rFonts w:ascii="Times New Roman" w:eastAsia="Times New Roman" w:hAnsi="Times New Roman" w:cs="Times New Roman"/>
          <w:color w:val="000000"/>
          <w:sz w:val="24"/>
          <w:szCs w:val="24"/>
        </w:rPr>
        <w:t xml:space="preserve"> the same axis of rotation</w:t>
      </w:r>
      <w:r w:rsidR="00A657D8">
        <w:rPr>
          <w:rFonts w:ascii="Times New Roman" w:eastAsia="Times New Roman" w:hAnsi="Times New Roman" w:cs="Times New Roman"/>
          <w:color w:val="000000"/>
          <w:sz w:val="24"/>
          <w:szCs w:val="24"/>
        </w:rPr>
        <w:t>, hence the additional last term</w:t>
      </w:r>
      <w:r w:rsidR="00A07BA8">
        <w:rPr>
          <w:rFonts w:ascii="Times New Roman" w:eastAsia="Times New Roman" w:hAnsi="Times New Roman" w:cs="Times New Roman"/>
          <w:color w:val="000000"/>
          <w:sz w:val="24"/>
          <w:szCs w:val="24"/>
        </w:rPr>
        <w:t xml:space="preserve">. </w:t>
      </w:r>
      <w:r w:rsidR="00234CE3">
        <w:rPr>
          <w:rFonts w:ascii="Times New Roman" w:eastAsia="Times New Roman" w:hAnsi="Times New Roman" w:cs="Times New Roman"/>
          <w:color w:val="000000"/>
          <w:sz w:val="24"/>
          <w:szCs w:val="24"/>
        </w:rPr>
        <w:t xml:space="preserve">We note that if you replace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l</m:t>
            </m:r>
          </m:den>
        </m:f>
      </m:oMath>
      <w:r w:rsidR="00234CE3">
        <w:rPr>
          <w:rFonts w:ascii="Times New Roman" w:eastAsia="Times New Roman" w:hAnsi="Times New Roman" w:cs="Times New Roman"/>
          <w:color w:val="000000"/>
          <w:sz w:val="24"/>
          <w:szCs w:val="24"/>
        </w:rPr>
        <w:t xml:space="preserve"> in (6) with the </w:t>
      </w:r>
      <w:r w:rsidR="007D01B7">
        <w:rPr>
          <w:rFonts w:ascii="Times New Roman" w:eastAsia="Times New Roman" w:hAnsi="Times New Roman" w:cs="Times New Roman"/>
          <w:color w:val="000000"/>
          <w:sz w:val="24"/>
          <w:szCs w:val="24"/>
        </w:rPr>
        <w:t xml:space="preserve">inverse of the </w:t>
      </w:r>
      <w:r w:rsidR="00234CE3">
        <w:rPr>
          <w:rFonts w:ascii="Times New Roman" w:eastAsia="Times New Roman" w:hAnsi="Times New Roman" w:cs="Times New Roman"/>
          <w:color w:val="000000"/>
          <w:sz w:val="24"/>
          <w:szCs w:val="24"/>
        </w:rPr>
        <w:t xml:space="preserve">term inside the radical </w:t>
      </w:r>
      <w:r w:rsidR="006B33FB">
        <w:rPr>
          <w:rFonts w:ascii="Times New Roman" w:eastAsia="Times New Roman" w:hAnsi="Times New Roman" w:cs="Times New Roman"/>
          <w:color w:val="000000"/>
          <w:sz w:val="24"/>
          <w:szCs w:val="24"/>
        </w:rPr>
        <w:t>from</w:t>
      </w:r>
      <w:r w:rsidR="00234CE3">
        <w:rPr>
          <w:rFonts w:ascii="Times New Roman" w:eastAsia="Times New Roman" w:hAnsi="Times New Roman" w:cs="Times New Roman"/>
          <w:color w:val="000000"/>
          <w:sz w:val="24"/>
          <w:szCs w:val="24"/>
        </w:rPr>
        <w:t xml:space="preserve"> (7) you obtain the period for a </w:t>
      </w:r>
      <w:r w:rsidR="00234CE3" w:rsidRPr="00234CE3">
        <w:rPr>
          <w:rFonts w:ascii="Times New Roman" w:eastAsia="Times New Roman" w:hAnsi="Times New Roman" w:cs="Times New Roman"/>
          <w:i/>
          <w:iCs/>
          <w:color w:val="000000"/>
          <w:sz w:val="24"/>
          <w:szCs w:val="24"/>
        </w:rPr>
        <w:t>damped physical pendulum</w:t>
      </w:r>
      <w:r w:rsidR="00234CE3">
        <w:rPr>
          <w:rFonts w:ascii="Times New Roman" w:eastAsia="Times New Roman" w:hAnsi="Times New Roman" w:cs="Times New Roman"/>
          <w:color w:val="000000"/>
          <w:sz w:val="24"/>
          <w:szCs w:val="24"/>
        </w:rPr>
        <w:t>.</w:t>
      </w:r>
    </w:p>
    <w:p w14:paraId="458BB091" w14:textId="694C1E4A" w:rsidR="00C825F7" w:rsidRPr="00D27F45" w:rsidRDefault="00C825F7" w:rsidP="0013040A">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EXPERIMENTAL DESCRIPTION</w:t>
      </w:r>
    </w:p>
    <w:p w14:paraId="1B0173B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21C1AA99" w14:textId="77777777" w:rsidR="00C825F7" w:rsidRDefault="00C825F7" w:rsidP="00C825F7">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We </w:t>
      </w:r>
      <w:r>
        <w:rPr>
          <w:rFonts w:ascii="Times New Roman" w:eastAsia="Times New Roman" w:hAnsi="Times New Roman" w:cs="Times New Roman"/>
          <w:color w:val="000000"/>
          <w:sz w:val="24"/>
          <w:szCs w:val="24"/>
        </w:rPr>
        <w:t>constructed</w:t>
      </w:r>
      <w:r w:rsidRPr="00D27F45">
        <w:rPr>
          <w:rFonts w:ascii="Times New Roman" w:eastAsia="Times New Roman" w:hAnsi="Times New Roman" w:cs="Times New Roman"/>
          <w:color w:val="000000"/>
          <w:sz w:val="24"/>
          <w:szCs w:val="24"/>
        </w:rPr>
        <w:t xml:space="preserve"> our pendulum by cutting a piece of fishing line to length and tying it to a C-clamp, see Figure 2</w:t>
      </w:r>
      <w:r>
        <w:rPr>
          <w:rFonts w:ascii="Times New Roman" w:eastAsia="Times New Roman" w:hAnsi="Times New Roman" w:cs="Times New Roman"/>
          <w:color w:val="000000"/>
          <w:sz w:val="24"/>
          <w:szCs w:val="24"/>
        </w:rPr>
        <w:t>a</w:t>
      </w:r>
      <w:r w:rsidRPr="00D27F45">
        <w:rPr>
          <w:rFonts w:ascii="Times New Roman" w:eastAsia="Times New Roman" w:hAnsi="Times New Roman" w:cs="Times New Roman"/>
          <w:color w:val="000000"/>
          <w:sz w:val="24"/>
          <w:szCs w:val="24"/>
        </w:rPr>
        <w:t xml:space="preserve">. At the other end of the string, we tied it to the hook on our lead bob. Next, we added a rail near the bottom of its swing to ensure it was only swinging in a plane. To carry out measurements we need to measure the initial angle that the fishing line makes with respect to the rest position. </w:t>
      </w:r>
      <w:r>
        <w:rPr>
          <w:rFonts w:ascii="Times New Roman" w:eastAsia="Times New Roman" w:hAnsi="Times New Roman" w:cs="Times New Roman"/>
          <w:color w:val="000000"/>
          <w:sz w:val="24"/>
          <w:szCs w:val="24"/>
        </w:rPr>
        <w:t>So, w</w:t>
      </w:r>
      <w:r w:rsidRPr="00D27F45">
        <w:rPr>
          <w:rFonts w:ascii="Times New Roman" w:eastAsia="Times New Roman" w:hAnsi="Times New Roman" w:cs="Times New Roman"/>
          <w:color w:val="000000"/>
          <w:sz w:val="24"/>
          <w:szCs w:val="24"/>
        </w:rPr>
        <w:t xml:space="preserve">e let it damp out and lined up the protractor with the fishing line then carefully taped it to the clamp, see Figure </w:t>
      </w:r>
      <w:r>
        <w:rPr>
          <w:rFonts w:ascii="Times New Roman" w:eastAsia="Times New Roman" w:hAnsi="Times New Roman" w:cs="Times New Roman"/>
          <w:color w:val="000000"/>
          <w:sz w:val="24"/>
          <w:szCs w:val="24"/>
        </w:rPr>
        <w:t>2b</w:t>
      </w:r>
      <w:r w:rsidRPr="00D27F45">
        <w:rPr>
          <w:rFonts w:ascii="Times New Roman" w:eastAsia="Times New Roman" w:hAnsi="Times New Roman" w:cs="Times New Roman"/>
          <w:color w:val="000000"/>
          <w:sz w:val="24"/>
          <w:szCs w:val="24"/>
        </w:rPr>
        <w:t>. We added a lead brick so that we consistently pull the bob back to our desired angle every time.</w:t>
      </w:r>
    </w:p>
    <w:p w14:paraId="1DBA6502" w14:textId="77777777" w:rsidR="00C825F7" w:rsidRDefault="00C825F7" w:rsidP="00C825F7">
      <w:pPr>
        <w:spacing w:after="0" w:line="240" w:lineRule="auto"/>
        <w:rPr>
          <w:rFonts w:ascii="Times New Roman" w:eastAsia="Times New Roman" w:hAnsi="Times New Roman" w:cs="Times New Roman"/>
          <w:color w:val="000000"/>
          <w:sz w:val="24"/>
          <w:szCs w:val="24"/>
        </w:rPr>
      </w:pPr>
    </w:p>
    <w:p w14:paraId="12C1C4C3" w14:textId="3E486722" w:rsidR="00C825F7" w:rsidRPr="00B0157F" w:rsidRDefault="0013040A" w:rsidP="00C825F7">
      <w:pPr>
        <w:spacing w:after="0" w:line="240" w:lineRule="auto"/>
        <w:jc w:val="both"/>
        <w:rPr>
          <w:rFonts w:ascii="Times New Roman" w:eastAsia="Times New Roman" w:hAnsi="Times New Roman" w:cs="Times New Roman"/>
          <w:color w:val="000000"/>
          <w:sz w:val="24"/>
          <w:szCs w:val="24"/>
        </w:rPr>
      </w:pPr>
      <w:r w:rsidRPr="00B015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3191578" wp14:editId="1E75BB76">
            <wp:simplePos x="0" y="0"/>
            <wp:positionH relativeFrom="column">
              <wp:posOffset>0</wp:posOffset>
            </wp:positionH>
            <wp:positionV relativeFrom="paragraph">
              <wp:posOffset>887794</wp:posOffset>
            </wp:positionV>
            <wp:extent cx="5943600" cy="4414520"/>
            <wp:effectExtent l="0" t="0" r="0" b="508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anchor>
        </w:drawing>
      </w:r>
      <w:r w:rsidR="00C825F7" w:rsidRPr="00D27F45">
        <w:rPr>
          <w:rFonts w:ascii="Times New Roman" w:eastAsia="Times New Roman" w:hAnsi="Times New Roman" w:cs="Times New Roman"/>
          <w:color w:val="000000"/>
          <w:sz w:val="24"/>
          <w:szCs w:val="24"/>
        </w:rPr>
        <w:t xml:space="preserve">At the beginning of the experiment, we made </w:t>
      </w:r>
      <w:r w:rsidR="00C825F7">
        <w:rPr>
          <w:rFonts w:ascii="Times New Roman" w:eastAsia="Times New Roman" w:hAnsi="Times New Roman" w:cs="Times New Roman"/>
          <w:color w:val="000000"/>
          <w:sz w:val="24"/>
          <w:szCs w:val="24"/>
        </w:rPr>
        <w:t xml:space="preserve">careful </w:t>
      </w:r>
      <w:r w:rsidR="00C825F7" w:rsidRPr="00D27F45">
        <w:rPr>
          <w:rFonts w:ascii="Times New Roman" w:eastAsia="Times New Roman" w:hAnsi="Times New Roman" w:cs="Times New Roman"/>
          <w:color w:val="000000"/>
          <w:sz w:val="24"/>
          <w:szCs w:val="24"/>
        </w:rPr>
        <w:t xml:space="preserve">decisions about the dimensions of our experiment. We chose the length of our fishing line to be as long as possible so that we could maximize the arc length and </w:t>
      </w:r>
      <w:r w:rsidR="00C825F7">
        <w:rPr>
          <w:rFonts w:ascii="Times New Roman" w:eastAsia="Times New Roman" w:hAnsi="Times New Roman" w:cs="Times New Roman"/>
          <w:color w:val="000000"/>
          <w:sz w:val="24"/>
          <w:szCs w:val="24"/>
        </w:rPr>
        <w:t>easily observable</w:t>
      </w:r>
      <w:r w:rsidR="00C825F7" w:rsidRPr="00D27F45">
        <w:rPr>
          <w:rFonts w:ascii="Times New Roman" w:eastAsia="Times New Roman" w:hAnsi="Times New Roman" w:cs="Times New Roman"/>
          <w:color w:val="000000"/>
          <w:sz w:val="24"/>
          <w:szCs w:val="24"/>
        </w:rPr>
        <w:t xml:space="preserve"> large swings since we are oscillating at small angles. </w:t>
      </w:r>
      <w:commentRangeStart w:id="23"/>
      <w:r w:rsidR="00C825F7" w:rsidRPr="00D27F45">
        <w:rPr>
          <w:rFonts w:ascii="Times New Roman" w:eastAsia="Times New Roman" w:hAnsi="Times New Roman" w:cs="Times New Roman"/>
          <w:color w:val="000000"/>
          <w:sz w:val="24"/>
          <w:szCs w:val="24"/>
        </w:rPr>
        <w:t>Then</w:t>
      </w:r>
      <w:commentRangeEnd w:id="23"/>
      <w:r w:rsidR="005449A4">
        <w:rPr>
          <w:rStyle w:val="CommentReference"/>
        </w:rPr>
        <w:commentReference w:id="23"/>
      </w:r>
      <w:r w:rsidR="00C825F7" w:rsidRPr="00D27F45">
        <w:rPr>
          <w:rFonts w:ascii="Times New Roman" w:eastAsia="Times New Roman" w:hAnsi="Times New Roman" w:cs="Times New Roman"/>
          <w:color w:val="000000"/>
          <w:sz w:val="24"/>
          <w:szCs w:val="24"/>
        </w:rPr>
        <w:t xml:space="preserve"> we chose the heaviest bob available to minimize the effects due to </w:t>
      </w:r>
      <w:r w:rsidR="00C825F7">
        <w:rPr>
          <w:rFonts w:ascii="Times New Roman" w:eastAsia="Times New Roman" w:hAnsi="Times New Roman" w:cs="Times New Roman"/>
          <w:color w:val="000000"/>
          <w:sz w:val="24"/>
          <w:szCs w:val="24"/>
        </w:rPr>
        <w:t>it being</w:t>
      </w:r>
      <w:r w:rsidR="00C825F7" w:rsidRPr="00D27F45">
        <w:rPr>
          <w:rFonts w:ascii="Times New Roman" w:eastAsia="Times New Roman" w:hAnsi="Times New Roman" w:cs="Times New Roman"/>
          <w:color w:val="000000"/>
          <w:sz w:val="24"/>
          <w:szCs w:val="24"/>
        </w:rPr>
        <w:t xml:space="preserve"> physical pendulum. </w:t>
      </w:r>
    </w:p>
    <w:p w14:paraId="2EA627CF"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3752082A"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Measurements</w:t>
      </w:r>
    </w:p>
    <w:p w14:paraId="61101689"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lastRenderedPageBreak/>
        <w:t xml:space="preserve">Before measuring the period of the pendulum, </w:t>
      </w:r>
      <w:r>
        <w:rPr>
          <w:rFonts w:ascii="Times New Roman" w:eastAsia="Times New Roman" w:hAnsi="Times New Roman" w:cs="Times New Roman"/>
          <w:color w:val="000000"/>
          <w:sz w:val="24"/>
          <w:szCs w:val="24"/>
        </w:rPr>
        <w:t>I will first state</w:t>
      </w:r>
      <w:r w:rsidRPr="00D27F45">
        <w:rPr>
          <w:rFonts w:ascii="Times New Roman" w:eastAsia="Times New Roman" w:hAnsi="Times New Roman" w:cs="Times New Roman"/>
          <w:color w:val="000000"/>
          <w:sz w:val="24"/>
          <w:szCs w:val="24"/>
        </w:rPr>
        <w:t xml:space="preserve"> all the active components of our experiment. In Table 1, we report the mass of the bob, hook length of the bob, radius of the bob, g, and </w:t>
      </w:r>
      <w:r>
        <w:rPr>
          <w:rFonts w:ascii="Times New Roman" w:eastAsia="Times New Roman" w:hAnsi="Times New Roman" w:cs="Times New Roman"/>
          <w:color w:val="000000"/>
          <w:sz w:val="24"/>
          <w:szCs w:val="24"/>
        </w:rPr>
        <w:t xml:space="preserve">the last three columns are </w:t>
      </w:r>
      <w:r w:rsidRPr="00D27F45">
        <w:rPr>
          <w:rFonts w:ascii="Times New Roman" w:eastAsia="Times New Roman" w:hAnsi="Times New Roman" w:cs="Times New Roman"/>
          <w:color w:val="000000"/>
          <w:sz w:val="24"/>
          <w:szCs w:val="24"/>
        </w:rPr>
        <w:t>length</w:t>
      </w:r>
      <w:r>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 xml:space="preserve"> of the fishing wire</w:t>
      </w:r>
      <w:r>
        <w:rPr>
          <w:rFonts w:ascii="Times New Roman" w:eastAsia="Times New Roman" w:hAnsi="Times New Roman" w:cs="Times New Roman"/>
          <w:color w:val="000000"/>
          <w:sz w:val="24"/>
          <w:szCs w:val="24"/>
        </w:rPr>
        <w:t xml:space="preserve"> throughout the experiment</w:t>
      </w:r>
      <w:r w:rsidRPr="00D27F4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p>
    <w:p w14:paraId="413D7976" w14:textId="77777777" w:rsidR="00C825F7" w:rsidRDefault="00C825F7" w:rsidP="00C825F7">
      <w:pPr>
        <w:spacing w:after="0" w:line="240" w:lineRule="auto"/>
        <w:rPr>
          <w:rFonts w:ascii="Times New Roman" w:eastAsia="Times New Roman" w:hAnsi="Times New Roman" w:cs="Times New Roman"/>
          <w:color w:val="000000"/>
          <w:sz w:val="24"/>
          <w:szCs w:val="24"/>
        </w:rPr>
      </w:pPr>
    </w:p>
    <w:tbl>
      <w:tblPr>
        <w:tblStyle w:val="TableGrid"/>
        <w:tblW w:w="9360" w:type="dxa"/>
        <w:tblInd w:w="-5" w:type="dxa"/>
        <w:tblLook w:val="04A0" w:firstRow="1" w:lastRow="0" w:firstColumn="1" w:lastColumn="0" w:noHBand="0" w:noVBand="1"/>
      </w:tblPr>
      <w:tblGrid>
        <w:gridCol w:w="1260"/>
        <w:gridCol w:w="931"/>
        <w:gridCol w:w="1364"/>
        <w:gridCol w:w="1395"/>
        <w:gridCol w:w="1313"/>
        <w:gridCol w:w="1427"/>
        <w:gridCol w:w="1670"/>
      </w:tblGrid>
      <w:tr w:rsidR="00C825F7" w14:paraId="4FEEB42C" w14:textId="77777777" w:rsidTr="00203634">
        <w:trPr>
          <w:trHeight w:val="708"/>
        </w:trPr>
        <w:tc>
          <w:tcPr>
            <w:tcW w:w="1260" w:type="dxa"/>
          </w:tcPr>
          <w:p w14:paraId="6E6968B9"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Mass (grams)</w:t>
            </w:r>
          </w:p>
        </w:tc>
        <w:tc>
          <w:tcPr>
            <w:tcW w:w="931" w:type="dxa"/>
          </w:tcPr>
          <w:p w14:paraId="5CE37EA3"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Hook Length (cm)</w:t>
            </w:r>
          </w:p>
        </w:tc>
        <w:tc>
          <w:tcPr>
            <w:tcW w:w="1364" w:type="dxa"/>
          </w:tcPr>
          <w:p w14:paraId="1E7E0FC1"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Radius (cm)</w:t>
            </w:r>
          </w:p>
        </w:tc>
        <w:tc>
          <w:tcPr>
            <w:tcW w:w="1395" w:type="dxa"/>
          </w:tcPr>
          <w:p w14:paraId="652F1F1A"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w:t>
            </w:r>
            <m:oMath>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2</m:t>
                          </m:r>
                        </m:sup>
                      </m:sSup>
                    </m:den>
                  </m:f>
                </m:e>
              </m:d>
            </m:oMath>
          </w:p>
        </w:tc>
        <w:tc>
          <w:tcPr>
            <w:tcW w:w="1313" w:type="dxa"/>
          </w:tcPr>
          <w:p w14:paraId="5BC906EE"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(1/10) (cm)</w:t>
            </w:r>
          </w:p>
        </w:tc>
        <w:tc>
          <w:tcPr>
            <w:tcW w:w="1427" w:type="dxa"/>
          </w:tcPr>
          <w:p w14:paraId="4A1BB42C"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(100) (cm)</w:t>
            </w:r>
          </w:p>
        </w:tc>
        <w:tc>
          <w:tcPr>
            <w:tcW w:w="1670" w:type="dxa"/>
          </w:tcPr>
          <w:p w14:paraId="23DBE26A"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Anharmonicity </w:t>
            </w:r>
          </w:p>
          <w:p w14:paraId="4589BB99"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(cm)</w:t>
            </w:r>
          </w:p>
        </w:tc>
      </w:tr>
      <w:tr w:rsidR="00C825F7" w14:paraId="450C009D" w14:textId="77777777" w:rsidTr="00203634">
        <w:trPr>
          <w:trHeight w:val="361"/>
        </w:trPr>
        <w:tc>
          <w:tcPr>
            <w:tcW w:w="1260" w:type="dxa"/>
          </w:tcPr>
          <w:p w14:paraId="1382E2CA" w14:textId="016BA07A"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315.7</w:t>
            </w:r>
            <w:r w:rsidR="00AF2A02">
              <w:rPr>
                <w:rFonts w:ascii="Times New Roman" w:eastAsia="Times New Roman" w:hAnsi="Times New Roman" w:cs="Times New Roman"/>
                <w:sz w:val="24"/>
                <w:szCs w:val="24"/>
              </w:rPr>
              <w:t>6</w:t>
            </w:r>
            <w:r w:rsidR="00705B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D60680">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tc>
        <w:tc>
          <w:tcPr>
            <w:tcW w:w="931" w:type="dxa"/>
          </w:tcPr>
          <w:p w14:paraId="1F431AF4"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364" w:type="dxa"/>
          </w:tcPr>
          <w:p w14:paraId="6C6DC5A0"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1.887(25)</w:t>
            </w:r>
          </w:p>
        </w:tc>
        <w:tc>
          <w:tcPr>
            <w:tcW w:w="1395" w:type="dxa"/>
          </w:tcPr>
          <w:p w14:paraId="4A4373CD" w14:textId="77777777" w:rsidR="00C825F7" w:rsidRDefault="00C825F7" w:rsidP="002E24A6">
            <w:pPr>
              <w:rPr>
                <w:rFonts w:ascii="Times New Roman" w:eastAsia="Times New Roman" w:hAnsi="Times New Roman" w:cs="Times New Roman"/>
                <w:sz w:val="24"/>
                <w:szCs w:val="24"/>
              </w:rPr>
            </w:pPr>
            <w:r w:rsidRPr="001F63DA">
              <w:rPr>
                <w:rFonts w:ascii="Times New Roman" w:eastAsia="Times New Roman" w:hAnsi="Times New Roman" w:cs="Times New Roman"/>
                <w:sz w:val="24"/>
                <w:szCs w:val="24"/>
              </w:rPr>
              <w:t xml:space="preserve">9.80119 </w:t>
            </w:r>
            <w:r>
              <w:rPr>
                <w:rFonts w:ascii="Times New Roman" w:eastAsia="Times New Roman" w:hAnsi="Times New Roman" w:cs="Times New Roman"/>
                <w:sz w:val="24"/>
                <w:szCs w:val="24"/>
              </w:rPr>
              <w:t>(0)</w:t>
            </w:r>
          </w:p>
        </w:tc>
        <w:tc>
          <w:tcPr>
            <w:tcW w:w="1313" w:type="dxa"/>
          </w:tcPr>
          <w:p w14:paraId="18BE4FE0"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186.45(30)</w:t>
            </w:r>
          </w:p>
        </w:tc>
        <w:tc>
          <w:tcPr>
            <w:tcW w:w="1427" w:type="dxa"/>
          </w:tcPr>
          <w:p w14:paraId="580AF407"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186.69(30)</w:t>
            </w:r>
          </w:p>
        </w:tc>
        <w:tc>
          <w:tcPr>
            <w:tcW w:w="1670" w:type="dxa"/>
          </w:tcPr>
          <w:p w14:paraId="37409E77"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142.61(30)</w:t>
            </w:r>
          </w:p>
        </w:tc>
      </w:tr>
    </w:tbl>
    <w:p w14:paraId="78806884" w14:textId="03C2546F" w:rsidR="00C825F7" w:rsidRPr="00D27F45" w:rsidRDefault="00C825F7" w:rsidP="00C825F7">
      <w:pPr>
        <w:spacing w:after="0" w:line="240" w:lineRule="auto"/>
        <w:rPr>
          <w:rFonts w:ascii="Times New Roman" w:eastAsia="Times New Roman" w:hAnsi="Times New Roman" w:cs="Times New Roman"/>
          <w:sz w:val="24"/>
          <w:szCs w:val="24"/>
        </w:rPr>
      </w:pPr>
      <w:r w:rsidRPr="001A5BB2">
        <w:rPr>
          <w:rFonts w:ascii="Times New Roman" w:eastAsia="Times New Roman" w:hAnsi="Times New Roman" w:cs="Times New Roman"/>
          <w:b/>
          <w:bCs/>
          <w:sz w:val="24"/>
          <w:szCs w:val="24"/>
        </w:rPr>
        <w:t>Table 1</w:t>
      </w:r>
      <w:r>
        <w:rPr>
          <w:rFonts w:ascii="Times New Roman" w:eastAsia="Times New Roman" w:hAnsi="Times New Roman" w:cs="Times New Roman"/>
          <w:sz w:val="24"/>
          <w:szCs w:val="24"/>
        </w:rPr>
        <w:t xml:space="preserve">. Active component values in our pendulum experiment with the </w:t>
      </w:r>
      <w:r w:rsidR="003035EF">
        <w:rPr>
          <w:rFonts w:ascii="Times New Roman" w:eastAsia="Times New Roman" w:hAnsi="Times New Roman" w:cs="Times New Roman"/>
          <w:sz w:val="24"/>
          <w:szCs w:val="24"/>
        </w:rPr>
        <w:t>uncertainties</w:t>
      </w:r>
      <w:r>
        <w:rPr>
          <w:rFonts w:ascii="Times New Roman" w:eastAsia="Times New Roman" w:hAnsi="Times New Roman" w:cs="Times New Roman"/>
          <w:sz w:val="24"/>
          <w:szCs w:val="24"/>
        </w:rPr>
        <w:t>.</w:t>
      </w:r>
    </w:p>
    <w:p w14:paraId="42932508" w14:textId="77777777" w:rsidR="004779A1" w:rsidRDefault="004779A1" w:rsidP="00C825F7">
      <w:pPr>
        <w:spacing w:after="0" w:line="240" w:lineRule="auto"/>
        <w:jc w:val="both"/>
        <w:rPr>
          <w:rFonts w:ascii="Times New Roman" w:eastAsia="Times New Roman" w:hAnsi="Times New Roman" w:cs="Times New Roman"/>
          <w:i/>
          <w:iCs/>
          <w:sz w:val="24"/>
          <w:szCs w:val="24"/>
        </w:rPr>
      </w:pPr>
    </w:p>
    <w:p w14:paraId="51542D99" w14:textId="3C4FD0C1" w:rsidR="00C825F7" w:rsidRDefault="00C825F7" w:rsidP="00C825F7">
      <w:pPr>
        <w:spacing w:after="0" w:line="240" w:lineRule="auto"/>
        <w:jc w:val="both"/>
        <w:rPr>
          <w:rFonts w:ascii="Times New Roman" w:eastAsia="Times New Roman" w:hAnsi="Times New Roman" w:cs="Times New Roman"/>
          <w:sz w:val="24"/>
          <w:szCs w:val="24"/>
        </w:rPr>
      </w:pPr>
      <w:r w:rsidRPr="00DB3690">
        <w:rPr>
          <w:rFonts w:ascii="Times New Roman" w:eastAsia="Times New Roman" w:hAnsi="Times New Roman" w:cs="Times New Roman"/>
          <w:i/>
          <w:iCs/>
          <w:sz w:val="24"/>
          <w:szCs w:val="24"/>
        </w:rPr>
        <w:t>Bob Mass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We measured the mass of our bob using a mechanical balance scale and a standard weight set. The uncertainty comes from the fact that the resolution of our measurement is dependent on the smallest weight we could balance it with. Once we got to the point </w:t>
      </w: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adding the smallest weight (10mg) unbalanced the scale, we stopped. </w:t>
      </w:r>
      <w:r w:rsidR="003035EF">
        <w:rPr>
          <w:rFonts w:ascii="Times New Roman" w:eastAsia="Times New Roman" w:hAnsi="Times New Roman" w:cs="Times New Roman"/>
          <w:sz w:val="24"/>
          <w:szCs w:val="24"/>
        </w:rPr>
        <w:t>So,</w:t>
      </w:r>
      <w:r w:rsidR="004779A1">
        <w:rPr>
          <w:rFonts w:ascii="Times New Roman" w:eastAsia="Times New Roman" w:hAnsi="Times New Roman" w:cs="Times New Roman"/>
          <w:sz w:val="24"/>
          <w:szCs w:val="24"/>
        </w:rPr>
        <w:t xml:space="preserve"> our uncertainty in the measurement is 10mg. </w:t>
      </w:r>
    </w:p>
    <w:p w14:paraId="256614BC" w14:textId="77777777" w:rsidR="00C825F7" w:rsidRDefault="00C825F7" w:rsidP="00C825F7">
      <w:pPr>
        <w:spacing w:after="0" w:line="240" w:lineRule="auto"/>
        <w:jc w:val="both"/>
        <w:rPr>
          <w:rFonts w:ascii="Times New Roman" w:eastAsia="Times New Roman" w:hAnsi="Times New Roman" w:cs="Times New Roman"/>
          <w:sz w:val="24"/>
          <w:szCs w:val="24"/>
        </w:rPr>
      </w:pPr>
      <w:r w:rsidRPr="006C3AC3">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769A3812" wp14:editId="40856D14">
            <wp:simplePos x="0" y="0"/>
            <wp:positionH relativeFrom="margin">
              <wp:posOffset>0</wp:posOffset>
            </wp:positionH>
            <wp:positionV relativeFrom="paragraph">
              <wp:posOffset>184150</wp:posOffset>
            </wp:positionV>
            <wp:extent cx="5506720" cy="3029585"/>
            <wp:effectExtent l="0" t="0" r="0" b="0"/>
            <wp:wrapTight wrapText="bothSides">
              <wp:wrapPolygon edited="0">
                <wp:start x="0" y="0"/>
                <wp:lineTo x="0" y="21460"/>
                <wp:lineTo x="21520" y="21460"/>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720" cy="3029585"/>
                    </a:xfrm>
                    <a:prstGeom prst="rect">
                      <a:avLst/>
                    </a:prstGeom>
                  </pic:spPr>
                </pic:pic>
              </a:graphicData>
            </a:graphic>
            <wp14:sizeRelH relativeFrom="margin">
              <wp14:pctWidth>0</wp14:pctWidth>
            </wp14:sizeRelH>
            <wp14:sizeRelV relativeFrom="margin">
              <wp14:pctHeight>0</wp14:pctHeight>
            </wp14:sizeRelV>
          </wp:anchor>
        </w:drawing>
      </w:r>
      <w:r w:rsidRPr="00DB3690">
        <w:rPr>
          <w:rFonts w:ascii="Times New Roman" w:eastAsia="Times New Roman" w:hAnsi="Times New Roman" w:cs="Times New Roman"/>
          <w:i/>
          <w:iCs/>
          <w:sz w:val="24"/>
          <w:szCs w:val="24"/>
        </w:rPr>
        <w:t>Hook Length</w:t>
      </w:r>
      <w:r>
        <w:rPr>
          <w:rFonts w:ascii="Times New Roman" w:eastAsia="Times New Roman" w:hAnsi="Times New Roman" w:cs="Times New Roman"/>
          <w:sz w:val="24"/>
          <w:szCs w:val="24"/>
        </w:rPr>
        <w:t xml:space="preserve"> - Our hook length has a large uncertainty because it changed throughout the experiment, and we only measured it at the very end. Over time, due to unfortunate events, the hook length decreased from the maximally extended length to completely flat. So, we said the hook was half the maximally extended length and the uncertainty is half the hook length. Luckily, we took pictures of the hook length throughout the experiment, see </w:t>
      </w:r>
      <w:commentRangeStart w:id="24"/>
      <w:r>
        <w:rPr>
          <w:rFonts w:ascii="Times New Roman" w:eastAsia="Times New Roman" w:hAnsi="Times New Roman" w:cs="Times New Roman"/>
          <w:sz w:val="24"/>
          <w:szCs w:val="24"/>
        </w:rPr>
        <w:t xml:space="preserve">Figure 3. </w:t>
      </w:r>
      <w:commentRangeEnd w:id="24"/>
      <w:r w:rsidR="00C459E8">
        <w:rPr>
          <w:rStyle w:val="CommentReference"/>
        </w:rPr>
        <w:commentReference w:id="24"/>
      </w:r>
    </w:p>
    <w:p w14:paraId="58363514" w14:textId="77777777" w:rsidR="00C825F7" w:rsidRDefault="00C825F7" w:rsidP="00C825F7">
      <w:pPr>
        <w:spacing w:after="0" w:line="240" w:lineRule="auto"/>
        <w:rPr>
          <w:rFonts w:ascii="Times New Roman" w:eastAsia="Times New Roman" w:hAnsi="Times New Roman" w:cs="Times New Roman"/>
          <w:sz w:val="24"/>
          <w:szCs w:val="24"/>
        </w:rPr>
      </w:pPr>
    </w:p>
    <w:p w14:paraId="329F36BA" w14:textId="77777777" w:rsidR="00C825F7" w:rsidRDefault="00C825F7" w:rsidP="00C825F7">
      <w:pPr>
        <w:spacing w:after="0" w:line="240" w:lineRule="auto"/>
        <w:jc w:val="both"/>
        <w:rPr>
          <w:rFonts w:ascii="Times New Roman" w:eastAsia="Times New Roman" w:hAnsi="Times New Roman" w:cs="Times New Roman"/>
          <w:sz w:val="24"/>
          <w:szCs w:val="24"/>
        </w:rPr>
      </w:pPr>
      <w:r w:rsidRPr="006C3AC3">
        <w:rPr>
          <w:rFonts w:ascii="Times New Roman" w:eastAsia="Times New Roman" w:hAnsi="Times New Roman" w:cs="Times New Roman"/>
          <w:i/>
          <w:iCs/>
          <w:sz w:val="24"/>
          <w:szCs w:val="24"/>
        </w:rPr>
        <w:t>Bob Radius</w:t>
      </w:r>
      <w:r>
        <w:rPr>
          <w:rFonts w:ascii="Times New Roman" w:eastAsia="Times New Roman" w:hAnsi="Times New Roman" w:cs="Times New Roman"/>
          <w:sz w:val="24"/>
          <w:szCs w:val="24"/>
        </w:rPr>
        <w:t xml:space="preserve"> – We observed that the bob is not a perfect sphere and is rather asymmetrical. Using calipers, we measured the diameter of the bob along two directions perpendicular to one another. We then took the average and sample standard deviation of those values to be our nominal value and error. </w:t>
      </w:r>
    </w:p>
    <w:p w14:paraId="21035E15" w14:textId="77777777" w:rsidR="00C825F7" w:rsidRPr="00A657D8" w:rsidRDefault="00C825F7" w:rsidP="00C825F7">
      <w:pPr>
        <w:spacing w:after="0" w:line="240" w:lineRule="auto"/>
        <w:jc w:val="both"/>
        <w:rPr>
          <w:rFonts w:ascii="Times New Roman" w:eastAsia="Times New Roman" w:hAnsi="Times New Roman" w:cs="Times New Roman"/>
          <w:sz w:val="16"/>
          <w:szCs w:val="16"/>
        </w:rPr>
      </w:pPr>
    </w:p>
    <w:p w14:paraId="193CFD4F" w14:textId="77777777" w:rsidR="00C825F7" w:rsidRDefault="00C825F7" w:rsidP="00C825F7">
      <w:pPr>
        <w:spacing w:after="0" w:line="240" w:lineRule="auto"/>
        <w:jc w:val="both"/>
        <w:rPr>
          <w:rFonts w:ascii="Times New Roman" w:eastAsia="Times New Roman" w:hAnsi="Times New Roman" w:cs="Times New Roman"/>
          <w:sz w:val="24"/>
          <w:szCs w:val="24"/>
        </w:rPr>
      </w:pPr>
      <w:r w:rsidRPr="00D65C27">
        <w:rPr>
          <w:rFonts w:ascii="Times New Roman" w:eastAsia="Times New Roman" w:hAnsi="Times New Roman" w:cs="Times New Roman"/>
          <w:i/>
          <w:iCs/>
          <w:sz w:val="24"/>
          <w:szCs w:val="24"/>
        </w:rPr>
        <w:t xml:space="preserve">g </w:t>
      </w:r>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WolframAlpha’s</w:t>
      </w:r>
      <w:proofErr w:type="spellEnd"/>
      <w:r>
        <w:rPr>
          <w:rFonts w:ascii="Times New Roman" w:eastAsia="Times New Roman" w:hAnsi="Times New Roman" w:cs="Times New Roman"/>
          <w:sz w:val="24"/>
          <w:szCs w:val="24"/>
        </w:rPr>
        <w:t xml:space="preserve"> local gravity calculator [2] we found Earth’s gravity in Lincoln, Nebraska to be the value in Table 1. We quote no error because it was a not provided from the </w:t>
      </w:r>
      <w:r>
        <w:rPr>
          <w:rFonts w:ascii="Times New Roman" w:eastAsia="Times New Roman" w:hAnsi="Times New Roman" w:cs="Times New Roman"/>
          <w:sz w:val="24"/>
          <w:szCs w:val="24"/>
        </w:rPr>
        <w:lastRenderedPageBreak/>
        <w:t>widget. It is also an order of magnitude more precise than (assuming it is correct up to the number of digits provided) than our length measurement.</w:t>
      </w:r>
    </w:p>
    <w:p w14:paraId="53CE8395" w14:textId="77777777" w:rsidR="00C825F7" w:rsidRPr="00A657D8" w:rsidRDefault="00C825F7" w:rsidP="00C825F7">
      <w:pPr>
        <w:spacing w:after="0" w:line="240" w:lineRule="auto"/>
        <w:jc w:val="both"/>
        <w:rPr>
          <w:rFonts w:ascii="Times New Roman" w:eastAsia="Times New Roman" w:hAnsi="Times New Roman" w:cs="Times New Roman"/>
          <w:sz w:val="16"/>
          <w:szCs w:val="16"/>
        </w:rPr>
      </w:pPr>
    </w:p>
    <w:p w14:paraId="349ADAB3" w14:textId="00A93B90" w:rsidR="00C825F7" w:rsidRDefault="00C825F7" w:rsidP="00C825F7">
      <w:pPr>
        <w:spacing w:after="0" w:line="240" w:lineRule="auto"/>
        <w:jc w:val="both"/>
        <w:rPr>
          <w:rFonts w:ascii="Times New Roman" w:eastAsia="Times New Roman" w:hAnsi="Times New Roman" w:cs="Times New Roman"/>
          <w:sz w:val="24"/>
          <w:szCs w:val="24"/>
        </w:rPr>
      </w:pPr>
      <w:r w:rsidRPr="00455DF4">
        <w:rPr>
          <w:rFonts w:ascii="Times New Roman" w:eastAsia="Times New Roman" w:hAnsi="Times New Roman" w:cs="Times New Roman"/>
          <w:i/>
          <w:iCs/>
          <w:sz w:val="24"/>
          <w:szCs w:val="24"/>
        </w:rPr>
        <w:t>Length 1/10</w:t>
      </w:r>
      <w:r>
        <w:rPr>
          <w:rFonts w:ascii="Times New Roman" w:eastAsia="Times New Roman" w:hAnsi="Times New Roman" w:cs="Times New Roman"/>
          <w:sz w:val="24"/>
          <w:szCs w:val="24"/>
        </w:rPr>
        <w:t xml:space="preserve"> </w:t>
      </w:r>
      <w:r w:rsidR="002668D9">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first day we assembled our pendulum we measured it to be this length. We took 10 measurements and obtained the mean and standard error.</w:t>
      </w:r>
    </w:p>
    <w:p w14:paraId="33C4CA43" w14:textId="77777777" w:rsidR="00C825F7" w:rsidRPr="00A657D8" w:rsidRDefault="00C825F7" w:rsidP="00C825F7">
      <w:pPr>
        <w:spacing w:after="0" w:line="240" w:lineRule="auto"/>
        <w:jc w:val="both"/>
        <w:rPr>
          <w:rFonts w:ascii="Times New Roman" w:eastAsia="Times New Roman" w:hAnsi="Times New Roman" w:cs="Times New Roman"/>
          <w:sz w:val="16"/>
          <w:szCs w:val="16"/>
        </w:rPr>
      </w:pPr>
    </w:p>
    <w:p w14:paraId="1F903FE3" w14:textId="77777777" w:rsidR="00C825F7" w:rsidRDefault="00C825F7" w:rsidP="00C825F7">
      <w:pPr>
        <w:spacing w:after="0" w:line="240" w:lineRule="auto"/>
        <w:jc w:val="both"/>
        <w:rPr>
          <w:rFonts w:ascii="Times New Roman" w:eastAsia="Times New Roman" w:hAnsi="Times New Roman" w:cs="Times New Roman"/>
          <w:sz w:val="24"/>
          <w:szCs w:val="24"/>
        </w:rPr>
      </w:pPr>
      <w:r w:rsidRPr="00F34F13">
        <w:rPr>
          <w:rFonts w:ascii="Times New Roman" w:eastAsia="Times New Roman" w:hAnsi="Times New Roman" w:cs="Times New Roman"/>
          <w:i/>
          <w:iCs/>
          <w:sz w:val="24"/>
          <w:szCs w:val="24"/>
        </w:rPr>
        <w:t>Length 100</w:t>
      </w:r>
      <w:r>
        <w:rPr>
          <w:rFonts w:ascii="Times New Roman" w:eastAsia="Times New Roman" w:hAnsi="Times New Roman" w:cs="Times New Roman"/>
          <w:sz w:val="24"/>
          <w:szCs w:val="24"/>
        </w:rPr>
        <w:t xml:space="preserve"> – After a few days passed we came to the lab gather the 100-period (see below for what that means) data and noticed it our bob was resting on our guide rail. Then, we tried to cut a new line to the length of the old one. We got close and used the same error from our first length measurements. </w:t>
      </w:r>
    </w:p>
    <w:p w14:paraId="2E85D65B" w14:textId="2FD41FD3" w:rsidR="00A657D8" w:rsidRPr="00A657D8" w:rsidRDefault="00A657D8" w:rsidP="00C825F7">
      <w:pPr>
        <w:spacing w:after="0" w:line="240" w:lineRule="auto"/>
        <w:jc w:val="both"/>
        <w:rPr>
          <w:rFonts w:ascii="Times New Roman" w:eastAsia="Times New Roman" w:hAnsi="Times New Roman" w:cs="Times New Roman"/>
          <w:sz w:val="16"/>
          <w:szCs w:val="16"/>
        </w:rPr>
      </w:pPr>
    </w:p>
    <w:p w14:paraId="3522DE2D" w14:textId="77777777" w:rsidR="00C825F7" w:rsidRDefault="00C825F7" w:rsidP="00C825F7">
      <w:pPr>
        <w:spacing w:after="0" w:line="240" w:lineRule="auto"/>
        <w:jc w:val="both"/>
        <w:rPr>
          <w:rFonts w:ascii="Times New Roman" w:eastAsia="Times New Roman" w:hAnsi="Times New Roman" w:cs="Times New Roman"/>
          <w:sz w:val="24"/>
          <w:szCs w:val="24"/>
        </w:rPr>
      </w:pPr>
      <w:r w:rsidRPr="0086601C">
        <w:rPr>
          <w:rFonts w:ascii="Times New Roman" w:eastAsia="Times New Roman" w:hAnsi="Times New Roman" w:cs="Times New Roman"/>
          <w:i/>
          <w:iCs/>
          <w:sz w:val="24"/>
          <w:szCs w:val="24"/>
        </w:rPr>
        <w:t>Anharmonicity Length</w:t>
      </w:r>
      <w:r>
        <w:rPr>
          <w:rFonts w:ascii="Times New Roman" w:eastAsia="Times New Roman" w:hAnsi="Times New Roman" w:cs="Times New Roman"/>
          <w:sz w:val="24"/>
          <w:szCs w:val="24"/>
        </w:rPr>
        <w:t xml:space="preserve"> – Unfortunately, we had to cut new line because our pendulum line snapped during the preliminary tests on how the period changes at different amplitudes (hence the name). In Figure 3, you can see the damage to the hook caused by this.</w:t>
      </w:r>
    </w:p>
    <w:p w14:paraId="15B2398B" w14:textId="77777777" w:rsidR="00C825F7" w:rsidRDefault="00C825F7" w:rsidP="00C825F7">
      <w:pPr>
        <w:spacing w:after="0" w:line="240" w:lineRule="auto"/>
        <w:rPr>
          <w:rFonts w:ascii="Times New Roman" w:eastAsia="Times New Roman" w:hAnsi="Times New Roman" w:cs="Times New Roman"/>
          <w:sz w:val="24"/>
          <w:szCs w:val="24"/>
        </w:rPr>
      </w:pPr>
    </w:p>
    <w:p w14:paraId="71565120" w14:textId="77777777" w:rsidR="00C825F7" w:rsidRPr="0093321D" w:rsidRDefault="00C825F7" w:rsidP="00C825F7">
      <w:pPr>
        <w:spacing w:after="0" w:line="240" w:lineRule="auto"/>
        <w:rPr>
          <w:rFonts w:ascii="Times New Roman" w:eastAsia="Times New Roman" w:hAnsi="Times New Roman" w:cs="Times New Roman"/>
          <w:b/>
          <w:bCs/>
          <w:sz w:val="24"/>
          <w:szCs w:val="24"/>
        </w:rPr>
      </w:pPr>
      <w:r w:rsidRPr="0093321D">
        <w:rPr>
          <w:rFonts w:ascii="Times New Roman" w:eastAsia="Times New Roman" w:hAnsi="Times New Roman" w:cs="Times New Roman"/>
          <w:b/>
          <w:bCs/>
          <w:sz w:val="24"/>
          <w:szCs w:val="24"/>
        </w:rPr>
        <w:t>Period Data</w:t>
      </w:r>
    </w:p>
    <w:p w14:paraId="17732B58" w14:textId="4B541748"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Our experiment for measuring the period is divided into 3 categories: 1 period, 10 periods, and 100 periods. The initial angle for all these categories was maintained to be 5 degrees. We defined </w:t>
      </w:r>
      <w:proofErr w:type="gramStart"/>
      <w:r w:rsidRPr="00D27F45">
        <w:rPr>
          <w:rFonts w:ascii="Times New Roman" w:eastAsia="Times New Roman" w:hAnsi="Times New Roman" w:cs="Times New Roman"/>
          <w:color w:val="000000"/>
          <w:sz w:val="24"/>
          <w:szCs w:val="24"/>
        </w:rPr>
        <w:t>an</w:t>
      </w:r>
      <w:proofErr w:type="gramEnd"/>
      <w:r w:rsidRPr="00D27F45">
        <w:rPr>
          <w:rFonts w:ascii="Times New Roman" w:eastAsia="Times New Roman" w:hAnsi="Times New Roman" w:cs="Times New Roman"/>
          <w:color w:val="000000"/>
          <w:sz w:val="24"/>
          <w:szCs w:val="24"/>
        </w:rPr>
        <w:t xml:space="preserve">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as a full period swing where the bob returns to where we released it at 5 degrees.</w:t>
      </w:r>
    </w:p>
    <w:p w14:paraId="3852860B"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1F5E3734" w14:textId="349FFB5E" w:rsidR="00C368DE" w:rsidRPr="0013040A" w:rsidRDefault="00C825F7" w:rsidP="00C825F7">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b/>
          <w:bCs/>
          <w:i/>
          <w:iCs/>
          <w:color w:val="000000"/>
          <w:sz w:val="24"/>
          <w:szCs w:val="24"/>
        </w:rPr>
        <w:t>1 Period:</w:t>
      </w:r>
      <w:r w:rsidRPr="00D27F45">
        <w:rPr>
          <w:rFonts w:ascii="Times New Roman" w:eastAsia="Times New Roman" w:hAnsi="Times New Roman" w:cs="Times New Roman"/>
          <w:color w:val="000000"/>
          <w:sz w:val="24"/>
          <w:szCs w:val="24"/>
        </w:rPr>
        <w:t xml:space="preserve"> The pendulum swung for only 1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then recorded the time with a stopwatch. We repeated this measurement 10 times.</w:t>
      </w:r>
    </w:p>
    <w:p w14:paraId="5958D3FA" w14:textId="4944F769" w:rsidR="00C368DE" w:rsidRPr="0013040A" w:rsidRDefault="00C825F7" w:rsidP="00C825F7">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b/>
          <w:bCs/>
          <w:i/>
          <w:iCs/>
          <w:color w:val="000000"/>
          <w:sz w:val="24"/>
          <w:szCs w:val="24"/>
        </w:rPr>
        <w:t>10 Periods:</w:t>
      </w:r>
      <w:r w:rsidRPr="00D27F45">
        <w:rPr>
          <w:rFonts w:ascii="Times New Roman" w:eastAsia="Times New Roman" w:hAnsi="Times New Roman" w:cs="Times New Roman"/>
          <w:b/>
          <w:bCs/>
          <w:color w:val="000000"/>
          <w:sz w:val="24"/>
          <w:szCs w:val="24"/>
        </w:rPr>
        <w:t xml:space="preserve"> </w:t>
      </w:r>
      <w:r w:rsidRPr="00D27F45">
        <w:rPr>
          <w:rFonts w:ascii="Times New Roman" w:eastAsia="Times New Roman" w:hAnsi="Times New Roman" w:cs="Times New Roman"/>
          <w:color w:val="000000"/>
          <w:sz w:val="24"/>
          <w:szCs w:val="24"/>
        </w:rPr>
        <w:t>The pendulum swung 10 times then recorded the time with a stopwatch. We repeated this measurement 10 times. This whole process was repeated 9 times to get a total of 9 datasets with 10 points each. </w:t>
      </w:r>
    </w:p>
    <w:p w14:paraId="5FF7E18F"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i/>
          <w:iCs/>
          <w:color w:val="000000"/>
          <w:sz w:val="24"/>
          <w:szCs w:val="24"/>
        </w:rPr>
        <w:t xml:space="preserve">100 Periods: </w:t>
      </w:r>
      <w:r w:rsidRPr="00D27F45">
        <w:rPr>
          <w:rFonts w:ascii="Times New Roman" w:eastAsia="Times New Roman" w:hAnsi="Times New Roman" w:cs="Times New Roman"/>
          <w:color w:val="000000"/>
          <w:sz w:val="24"/>
          <w:szCs w:val="24"/>
        </w:rPr>
        <w:t>The pendulum swung 100 times then recorded the time. We repeated this measurement 10 times to arrive at a single dataset with 10 points.</w:t>
      </w:r>
    </w:p>
    <w:p w14:paraId="43950D7B"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4832FC0D"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Sources of Error</w:t>
      </w:r>
    </w:p>
    <w:p w14:paraId="7CE67B10" w14:textId="6D06FFD1"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For this report we categorize </w:t>
      </w:r>
      <w:r w:rsidR="003F21EE">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types of errors present in this experiment: random error, and systematic error. </w:t>
      </w:r>
    </w:p>
    <w:p w14:paraId="37780D3C" w14:textId="7838AE91" w:rsidR="00C825F7" w:rsidRPr="00D27F45" w:rsidRDefault="00C825F7" w:rsidP="00C825F7">
      <w:pPr>
        <w:spacing w:after="0" w:line="240" w:lineRule="auto"/>
        <w:rPr>
          <w:rFonts w:ascii="Times New Roman" w:eastAsia="Times New Roman" w:hAnsi="Times New Roman" w:cs="Times New Roman"/>
          <w:sz w:val="24"/>
          <w:szCs w:val="24"/>
        </w:rPr>
      </w:pPr>
      <w:r w:rsidRPr="00BB3C87">
        <w:rPr>
          <w:rFonts w:ascii="Times New Roman" w:eastAsia="Times New Roman" w:hAnsi="Times New Roman" w:cs="Times New Roman"/>
          <w:i/>
          <w:iCs/>
          <w:color w:val="000000"/>
          <w:sz w:val="24"/>
          <w:szCs w:val="24"/>
          <w:u w:val="single"/>
        </w:rPr>
        <w:t>Random error</w:t>
      </w:r>
      <w:r w:rsidRPr="00D27F45">
        <w:rPr>
          <w:rFonts w:ascii="Times New Roman" w:eastAsia="Times New Roman" w:hAnsi="Times New Roman" w:cs="Times New Roman"/>
          <w:b/>
          <w:bCs/>
          <w:i/>
          <w:iCs/>
          <w:color w:val="000000"/>
          <w:sz w:val="24"/>
          <w:szCs w:val="24"/>
        </w:rPr>
        <w:t xml:space="preserve"> -</w:t>
      </w:r>
      <w:r w:rsidRPr="00D27F45">
        <w:rPr>
          <w:rFonts w:ascii="Times New Roman" w:eastAsia="Times New Roman" w:hAnsi="Times New Roman" w:cs="Times New Roman"/>
          <w:color w:val="000000"/>
          <w:sz w:val="24"/>
          <w:szCs w:val="24"/>
        </w:rPr>
        <w:t xml:space="preserve"> Random error is defined by error that varies from measurement to measurement. Random error is characterized by the width of our histograms </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present</w:t>
      </w:r>
      <w:r>
        <w:rPr>
          <w:rFonts w:ascii="Times New Roman" w:eastAsia="Times New Roman" w:hAnsi="Times New Roman" w:cs="Times New Roman"/>
          <w:color w:val="000000"/>
          <w:sz w:val="24"/>
          <w:szCs w:val="24"/>
        </w:rPr>
        <w:t>ed</w:t>
      </w:r>
      <w:r w:rsidRPr="00D27F45">
        <w:rPr>
          <w:rFonts w:ascii="Times New Roman" w:eastAsia="Times New Roman" w:hAnsi="Times New Roman" w:cs="Times New Roman"/>
          <w:color w:val="000000"/>
          <w:sz w:val="24"/>
          <w:szCs w:val="24"/>
        </w:rPr>
        <w:t xml:space="preserve"> later</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The largest expected source of random error that enters the experiment is when measuring the period</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ince we must watch the bob reach its maxim</w:t>
      </w:r>
      <w:r>
        <w:rPr>
          <w:rFonts w:ascii="Times New Roman" w:eastAsia="Times New Roman" w:hAnsi="Times New Roman" w:cs="Times New Roman"/>
          <w:color w:val="000000"/>
          <w:sz w:val="24"/>
          <w:szCs w:val="24"/>
        </w:rPr>
        <w:t>um</w:t>
      </w:r>
      <w:r w:rsidRPr="00D27F45">
        <w:rPr>
          <w:rFonts w:ascii="Times New Roman" w:eastAsia="Times New Roman" w:hAnsi="Times New Roman" w:cs="Times New Roman"/>
          <w:color w:val="000000"/>
          <w:sz w:val="24"/>
          <w:szCs w:val="24"/>
        </w:rPr>
        <w:t xml:space="preserve"> amplitude and make a judgment call </w:t>
      </w:r>
      <w:r>
        <w:rPr>
          <w:rFonts w:ascii="Times New Roman" w:eastAsia="Times New Roman" w:hAnsi="Times New Roman" w:cs="Times New Roman"/>
          <w:color w:val="000000"/>
          <w:sz w:val="24"/>
          <w:szCs w:val="24"/>
        </w:rPr>
        <w:t xml:space="preserve">on when to </w:t>
      </w:r>
      <w:r w:rsidRPr="00D27F45">
        <w:rPr>
          <w:rFonts w:ascii="Times New Roman" w:eastAsia="Times New Roman" w:hAnsi="Times New Roman" w:cs="Times New Roman"/>
          <w:color w:val="000000"/>
          <w:sz w:val="24"/>
          <w:szCs w:val="24"/>
        </w:rPr>
        <w:t>stop the stopwatch. Another effect is that our bob is not perfectly spherical and every time we pull it back the center of mass shifts slightly between measurements. But I think we can safely assume this is a negligible effect.</w:t>
      </w:r>
    </w:p>
    <w:p w14:paraId="1204ACF3" w14:textId="2ED10BA4" w:rsidR="00C825F7" w:rsidRDefault="00C825F7" w:rsidP="00C825F7">
      <w:pPr>
        <w:spacing w:after="0" w:line="240" w:lineRule="auto"/>
        <w:rPr>
          <w:rFonts w:ascii="Times New Roman" w:eastAsia="Times New Roman" w:hAnsi="Times New Roman" w:cs="Times New Roman"/>
          <w:sz w:val="24"/>
          <w:szCs w:val="24"/>
        </w:rPr>
      </w:pPr>
      <w:r w:rsidRPr="00BB3C87">
        <w:rPr>
          <w:rFonts w:ascii="Times New Roman" w:eastAsia="Times New Roman" w:hAnsi="Times New Roman" w:cs="Times New Roman"/>
          <w:i/>
          <w:iCs/>
          <w:color w:val="000000"/>
          <w:sz w:val="24"/>
          <w:szCs w:val="24"/>
          <w:u w:val="single"/>
        </w:rPr>
        <w:t>Systematic errors</w:t>
      </w:r>
      <w:r w:rsidRPr="00D27F45">
        <w:rPr>
          <w:rFonts w:ascii="Times New Roman" w:eastAsia="Times New Roman" w:hAnsi="Times New Roman" w:cs="Times New Roman"/>
          <w:b/>
          <w:bCs/>
          <w:i/>
          <w:iCs/>
          <w:color w:val="000000"/>
          <w:sz w:val="24"/>
          <w:szCs w:val="24"/>
        </w:rPr>
        <w:t xml:space="preserve"> </w:t>
      </w:r>
      <w:r>
        <w:rPr>
          <w:rFonts w:ascii="Times New Roman" w:eastAsia="Times New Roman" w:hAnsi="Times New Roman" w:cs="Times New Roman"/>
          <w:b/>
          <w:bCs/>
          <w:i/>
          <w:iCs/>
          <w:color w:val="000000"/>
          <w:sz w:val="24"/>
          <w:szCs w:val="24"/>
        </w:rPr>
        <w:t>–</w:t>
      </w:r>
      <w:r w:rsidRPr="00D27F45">
        <w:rPr>
          <w:rFonts w:ascii="Times New Roman" w:eastAsia="Times New Roman" w:hAnsi="Times New Roman" w:cs="Times New Roman"/>
          <w:color w:val="000000"/>
          <w:sz w:val="24"/>
          <w:szCs w:val="24"/>
        </w:rPr>
        <w:t xml:space="preserve"> </w:t>
      </w:r>
      <w:proofErr w:type="gramStart"/>
      <w:r w:rsidRPr="00D27F45">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w:t>
      </w:r>
      <w:proofErr w:type="gramEnd"/>
      <w:r w:rsidRPr="00D27F45">
        <w:rPr>
          <w:rFonts w:ascii="Times New Roman" w:eastAsia="Times New Roman" w:hAnsi="Times New Roman" w:cs="Times New Roman"/>
          <w:color w:val="000000"/>
          <w:sz w:val="24"/>
          <w:szCs w:val="24"/>
        </w:rPr>
        <w:t xml:space="preserve"> of the many</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sources of systematic error that we will explore in this report are outlined in the theory: are damping due to friction and the physical pendulum</w:t>
      </w:r>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 xml:space="preserve">To test the physical pendulum model, we will look at what the theory predicts the period to be and compare with the data. Another source of systematic error is our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low angle approximation. All these errors are legitimate, but it is unclear how much they affect our experiment. Measurements of the components of our experiment also introduce systematic error since we cannot measure length and mass with infinite precision. For these we are constrained by the tools we used to measure them.</w:t>
      </w:r>
    </w:p>
    <w:p w14:paraId="12C7BD0C" w14:textId="4FD2B536" w:rsidR="0013040A" w:rsidRDefault="00BB3C87" w:rsidP="00C825F7">
      <w:pPr>
        <w:spacing w:after="0" w:line="240" w:lineRule="auto"/>
        <w:rPr>
          <w:rFonts w:ascii="Times New Roman" w:eastAsia="Times New Roman" w:hAnsi="Times New Roman" w:cs="Times New Roman"/>
          <w:sz w:val="24"/>
          <w:szCs w:val="24"/>
        </w:rPr>
      </w:pPr>
      <w:r w:rsidRPr="00F147C9">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14:anchorId="06ED8A64" wp14:editId="462F0FB0">
            <wp:simplePos x="0" y="0"/>
            <wp:positionH relativeFrom="margin">
              <wp:posOffset>-8255</wp:posOffset>
            </wp:positionH>
            <wp:positionV relativeFrom="paragraph">
              <wp:posOffset>25400</wp:posOffset>
            </wp:positionV>
            <wp:extent cx="3757295" cy="2881630"/>
            <wp:effectExtent l="0" t="0" r="0" b="0"/>
            <wp:wrapTight wrapText="bothSides">
              <wp:wrapPolygon edited="0">
                <wp:start x="0" y="0"/>
                <wp:lineTo x="0" y="21419"/>
                <wp:lineTo x="21465" y="21419"/>
                <wp:lineTo x="214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7295" cy="2881630"/>
                    </a:xfrm>
                    <a:prstGeom prst="rect">
                      <a:avLst/>
                    </a:prstGeom>
                  </pic:spPr>
                </pic:pic>
              </a:graphicData>
            </a:graphic>
            <wp14:sizeRelH relativeFrom="margin">
              <wp14:pctWidth>0</wp14:pctWidth>
            </wp14:sizeRelH>
            <wp14:sizeRelV relativeFrom="margin">
              <wp14:pctHeight>0</wp14:pctHeight>
            </wp14:sizeRelV>
          </wp:anchor>
        </w:drawing>
      </w:r>
      <w:r w:rsidR="003F21EE" w:rsidRPr="00BB3C87">
        <w:rPr>
          <w:rFonts w:ascii="Times New Roman" w:eastAsia="Times New Roman" w:hAnsi="Times New Roman" w:cs="Times New Roman"/>
          <w:i/>
          <w:iCs/>
          <w:sz w:val="24"/>
          <w:szCs w:val="24"/>
          <w:u w:val="single"/>
        </w:rPr>
        <w:t>Human errors</w:t>
      </w:r>
      <w:r w:rsidR="003F21EE">
        <w:rPr>
          <w:rFonts w:ascii="Times New Roman" w:eastAsia="Times New Roman" w:hAnsi="Times New Roman" w:cs="Times New Roman"/>
          <w:sz w:val="24"/>
          <w:szCs w:val="24"/>
        </w:rPr>
        <w:t xml:space="preserve"> – We define human error as major </w:t>
      </w:r>
      <w:r w:rsidR="003D11C5">
        <w:rPr>
          <w:rFonts w:ascii="Times New Roman" w:eastAsia="Times New Roman" w:hAnsi="Times New Roman" w:cs="Times New Roman"/>
          <w:sz w:val="24"/>
          <w:szCs w:val="24"/>
        </w:rPr>
        <w:t xml:space="preserve">human </w:t>
      </w:r>
      <w:r w:rsidR="00700EC1">
        <w:rPr>
          <w:rFonts w:ascii="Times New Roman" w:eastAsia="Times New Roman" w:hAnsi="Times New Roman" w:cs="Times New Roman"/>
          <w:sz w:val="24"/>
          <w:szCs w:val="24"/>
        </w:rPr>
        <w:t xml:space="preserve">blunder in the measurement process. An example would be miscounting the number of periods. </w:t>
      </w:r>
    </w:p>
    <w:p w14:paraId="28926161" w14:textId="77777777" w:rsidR="0013040A" w:rsidRDefault="0013040A" w:rsidP="00847D93">
      <w:pPr>
        <w:spacing w:after="0" w:line="240" w:lineRule="auto"/>
        <w:jc w:val="both"/>
        <w:rPr>
          <w:rFonts w:ascii="Times New Roman" w:eastAsia="Times New Roman" w:hAnsi="Times New Roman" w:cs="Times New Roman"/>
          <w:b/>
          <w:bCs/>
          <w:color w:val="000000"/>
          <w:sz w:val="24"/>
          <w:szCs w:val="24"/>
        </w:rPr>
      </w:pPr>
    </w:p>
    <w:p w14:paraId="2E1CA099" w14:textId="5FD6D332" w:rsidR="0013040A" w:rsidRDefault="00C825F7" w:rsidP="00847D9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the </w:t>
      </w:r>
      <w:r w:rsidRPr="00D27F45">
        <w:rPr>
          <w:rFonts w:ascii="Times New Roman" w:eastAsia="Times New Roman" w:hAnsi="Times New Roman" w:cs="Times New Roman"/>
          <w:b/>
          <w:bCs/>
          <w:color w:val="000000"/>
          <w:sz w:val="24"/>
          <w:szCs w:val="24"/>
        </w:rPr>
        <w:t>Anharmonicity of a Pendulum</w:t>
      </w:r>
    </w:p>
    <w:p w14:paraId="352119D4" w14:textId="2EAA2178" w:rsidR="00C825F7" w:rsidRPr="0013040A" w:rsidRDefault="00C825F7" w:rsidP="00847D9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To test the anharmonicity, we conduct</w:t>
      </w:r>
      <w:r>
        <w:rPr>
          <w:rFonts w:ascii="Times New Roman" w:eastAsia="Times New Roman" w:hAnsi="Times New Roman" w:cs="Times New Roman"/>
          <w:color w:val="000000"/>
          <w:sz w:val="24"/>
          <w:szCs w:val="24"/>
        </w:rPr>
        <w:t>ed</w:t>
      </w:r>
      <w:r w:rsidRPr="00D27F45">
        <w:rPr>
          <w:rFonts w:ascii="Times New Roman" w:eastAsia="Times New Roman" w:hAnsi="Times New Roman" w:cs="Times New Roman"/>
          <w:color w:val="000000"/>
          <w:sz w:val="24"/>
          <w:szCs w:val="24"/>
        </w:rPr>
        <w:t xml:space="preserve"> an experiment where we take the bob to large angles where the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Pr="00D27F45">
        <w:rPr>
          <w:rFonts w:ascii="Times New Roman" w:eastAsia="Times New Roman" w:hAnsi="Times New Roman" w:cs="Times New Roman"/>
          <w:color w:val="000000"/>
          <w:sz w:val="24"/>
          <w:szCs w:val="24"/>
        </w:rPr>
        <w:t xml:space="preserve"> approximation fails and let the pendulum swing for 10 </w:t>
      </w:r>
      <w:r>
        <w:rPr>
          <w:rFonts w:ascii="Times New Roman" w:eastAsia="Times New Roman" w:hAnsi="Times New Roman" w:cs="Times New Roman"/>
          <w:color w:val="000000"/>
          <w:sz w:val="24"/>
          <w:szCs w:val="24"/>
        </w:rPr>
        <w:t>periods</w:t>
      </w:r>
      <w:r w:rsidRPr="00D27F45">
        <w:rPr>
          <w:rFonts w:ascii="Times New Roman" w:eastAsia="Times New Roman" w:hAnsi="Times New Roman" w:cs="Times New Roman"/>
          <w:color w:val="000000"/>
          <w:sz w:val="24"/>
          <w:szCs w:val="24"/>
        </w:rPr>
        <w:t xml:space="preserve">. We </w:t>
      </w:r>
      <w:r>
        <w:rPr>
          <w:rFonts w:ascii="Times New Roman" w:eastAsia="Times New Roman" w:hAnsi="Times New Roman" w:cs="Times New Roman"/>
          <w:color w:val="000000"/>
          <w:sz w:val="24"/>
          <w:szCs w:val="24"/>
        </w:rPr>
        <w:t>repeated</w:t>
      </w:r>
      <w:r w:rsidRPr="00D27F45">
        <w:rPr>
          <w:rFonts w:ascii="Times New Roman" w:eastAsia="Times New Roman" w:hAnsi="Times New Roman" w:cs="Times New Roman"/>
          <w:color w:val="000000"/>
          <w:sz w:val="24"/>
          <w:szCs w:val="24"/>
        </w:rPr>
        <w:t xml:space="preserve"> this experiment 5 times for </w:t>
      </w:r>
      <w:r>
        <w:rPr>
          <w:rFonts w:ascii="Times New Roman" w:eastAsia="Times New Roman" w:hAnsi="Times New Roman" w:cs="Times New Roman"/>
          <w:color w:val="000000"/>
          <w:sz w:val="24"/>
          <w:szCs w:val="24"/>
        </w:rPr>
        <w:t>each</w:t>
      </w:r>
      <w:r w:rsidRPr="00D27F45">
        <w:rPr>
          <w:rFonts w:ascii="Times New Roman" w:eastAsia="Times New Roman" w:hAnsi="Times New Roman" w:cs="Times New Roman"/>
          <w:color w:val="000000"/>
          <w:sz w:val="24"/>
          <w:szCs w:val="24"/>
        </w:rPr>
        <w:t xml:space="preserve"> given angle.</w:t>
      </w:r>
      <w:r>
        <w:rPr>
          <w:rFonts w:ascii="Times New Roman" w:eastAsia="Times New Roman" w:hAnsi="Times New Roman" w:cs="Times New Roman"/>
          <w:color w:val="000000"/>
          <w:sz w:val="24"/>
          <w:szCs w:val="24"/>
        </w:rPr>
        <w:t xml:space="preserve"> </w:t>
      </w:r>
    </w:p>
    <w:p w14:paraId="51E8974E" w14:textId="77777777" w:rsidR="00C825F7" w:rsidRDefault="00C825F7" w:rsidP="00C825F7">
      <w:pPr>
        <w:spacing w:after="0" w:line="240" w:lineRule="auto"/>
        <w:rPr>
          <w:rFonts w:ascii="Times New Roman" w:eastAsia="Times New Roman" w:hAnsi="Times New Roman" w:cs="Times New Roman"/>
          <w:color w:val="000000"/>
          <w:sz w:val="24"/>
          <w:szCs w:val="24"/>
        </w:rPr>
      </w:pPr>
    </w:p>
    <w:p w14:paraId="5387609B" w14:textId="3A055AB5" w:rsidR="00A203B5" w:rsidRPr="00501454" w:rsidRDefault="00C825F7" w:rsidP="00847D9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our fishing line snapped during preliminary tests of this experiment, we needed to cut new line. An error in our first experimental set up was the center of the protractor is not parallel with the axis of rotation of the pendulum. Another oversight was the axis of rotation of our pendulum would slide around the C-clamp at high angles. In Figure 4, you can see our new pendulum set up fixed both issues by putting the axis of rotation on a cylinder, so it doesn’t slide around, and we lined up the protractor with the axis of rotation.</w:t>
      </w:r>
      <w:r w:rsidR="00A203B5">
        <w:rPr>
          <w:rFonts w:ascii="Times New Roman" w:eastAsia="Times New Roman" w:hAnsi="Times New Roman" w:cs="Times New Roman"/>
          <w:color w:val="000000"/>
          <w:sz w:val="24"/>
          <w:szCs w:val="24"/>
        </w:rPr>
        <w:t xml:space="preserve"> </w:t>
      </w:r>
    </w:p>
    <w:p w14:paraId="4AEBDA7B"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5529799F" w14:textId="77777777" w:rsidR="00C825F7" w:rsidRPr="00D27F45" w:rsidRDefault="00C825F7"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Pr="00D27F45">
        <w:rPr>
          <w:rFonts w:ascii="Times New Roman" w:eastAsia="Times New Roman" w:hAnsi="Times New Roman" w:cs="Times New Roman"/>
          <w:b/>
          <w:bCs/>
          <w:color w:val="000000"/>
          <w:sz w:val="24"/>
          <w:szCs w:val="24"/>
        </w:rPr>
        <w:t>Damped Oscillator</w:t>
      </w:r>
    </w:p>
    <w:p w14:paraId="332BB9E8" w14:textId="2EBADA70" w:rsidR="00C825F7" w:rsidRDefault="00D6090A" w:rsidP="00847D9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measure the damping and get a rough estimate for </w:t>
      </w:r>
      <w:r w:rsidR="00AD67EB">
        <w:rPr>
          <w:rFonts w:ascii="Times New Roman" w:eastAsia="Times New Roman" w:hAnsi="Times New Roman" w:cs="Times New Roman"/>
          <w:color w:val="000000"/>
          <w:sz w:val="24"/>
          <w:szCs w:val="24"/>
        </w:rPr>
        <w:t>the resistivity of air, c,</w:t>
      </w:r>
      <w:r w:rsidR="00881A25">
        <w:rPr>
          <w:rFonts w:ascii="Times New Roman" w:eastAsia="Times New Roman" w:hAnsi="Times New Roman" w:cs="Times New Roman"/>
          <w:color w:val="000000"/>
          <w:sz w:val="24"/>
          <w:szCs w:val="24"/>
        </w:rPr>
        <w:t xml:space="preserve"> </w:t>
      </w:r>
      <w:r w:rsidR="009A4941">
        <w:rPr>
          <w:rFonts w:ascii="Times New Roman" w:eastAsia="Times New Roman" w:hAnsi="Times New Roman" w:cs="Times New Roman"/>
          <w:color w:val="000000"/>
          <w:sz w:val="24"/>
          <w:szCs w:val="24"/>
        </w:rPr>
        <w:t>we gather</w:t>
      </w:r>
      <w:r w:rsidR="00A37894">
        <w:rPr>
          <w:rFonts w:ascii="Times New Roman" w:eastAsia="Times New Roman" w:hAnsi="Times New Roman" w:cs="Times New Roman"/>
          <w:color w:val="000000"/>
          <w:sz w:val="24"/>
          <w:szCs w:val="24"/>
        </w:rPr>
        <w:t>ed</w:t>
      </w:r>
      <w:r w:rsidR="009A4941">
        <w:rPr>
          <w:rFonts w:ascii="Times New Roman" w:eastAsia="Times New Roman" w:hAnsi="Times New Roman" w:cs="Times New Roman"/>
          <w:color w:val="000000"/>
          <w:sz w:val="24"/>
          <w:szCs w:val="24"/>
        </w:rPr>
        <w:t xml:space="preserve"> </w:t>
      </w:r>
      <w:r w:rsidR="00A15D86">
        <w:rPr>
          <w:rFonts w:ascii="Times New Roman" w:eastAsia="Times New Roman" w:hAnsi="Times New Roman" w:cs="Times New Roman"/>
          <w:color w:val="000000"/>
          <w:sz w:val="24"/>
          <w:szCs w:val="24"/>
        </w:rPr>
        <w:t xml:space="preserve">some data on how much the pendulum damped after 10 periods. </w:t>
      </w:r>
      <w:r w:rsidR="00A203B5">
        <w:rPr>
          <w:rFonts w:ascii="Times New Roman" w:eastAsia="Times New Roman" w:hAnsi="Times New Roman" w:cs="Times New Roman"/>
          <w:color w:val="000000"/>
          <w:sz w:val="24"/>
          <w:szCs w:val="24"/>
        </w:rPr>
        <w:t xml:space="preserve">Since the pendulum is damped, </w:t>
      </w:r>
      <w:r w:rsidR="0052691B">
        <w:rPr>
          <w:rFonts w:ascii="Times New Roman" w:eastAsia="Times New Roman" w:hAnsi="Times New Roman" w:cs="Times New Roman"/>
          <w:color w:val="000000"/>
          <w:sz w:val="24"/>
          <w:szCs w:val="24"/>
        </w:rPr>
        <w:t xml:space="preserve">and </w:t>
      </w:r>
      <w:r w:rsidR="00307F3E">
        <w:rPr>
          <w:rFonts w:ascii="Times New Roman" w:eastAsia="Times New Roman" w:hAnsi="Times New Roman" w:cs="Times New Roman"/>
          <w:color w:val="000000"/>
          <w:sz w:val="24"/>
          <w:szCs w:val="24"/>
        </w:rPr>
        <w:t xml:space="preserve">thus </w:t>
      </w:r>
      <w:r w:rsidR="0052691B">
        <w:rPr>
          <w:rFonts w:ascii="Times New Roman" w:eastAsia="Times New Roman" w:hAnsi="Times New Roman" w:cs="Times New Roman"/>
          <w:color w:val="000000"/>
          <w:sz w:val="24"/>
          <w:szCs w:val="24"/>
        </w:rPr>
        <w:t>changes the amplitude of pendulum, it would add error</w:t>
      </w:r>
      <w:r w:rsidR="00A37894">
        <w:rPr>
          <w:rFonts w:ascii="Times New Roman" w:eastAsia="Times New Roman" w:hAnsi="Times New Roman" w:cs="Times New Roman"/>
          <w:color w:val="000000"/>
          <w:sz w:val="24"/>
          <w:szCs w:val="24"/>
        </w:rPr>
        <w:t xml:space="preserve"> </w:t>
      </w:r>
      <w:r w:rsidR="00BA249B">
        <w:rPr>
          <w:rFonts w:ascii="Times New Roman" w:eastAsia="Times New Roman" w:hAnsi="Times New Roman" w:cs="Times New Roman"/>
          <w:color w:val="000000"/>
          <w:sz w:val="24"/>
          <w:szCs w:val="24"/>
        </w:rPr>
        <w:t>in are anharmonicity experiment</w:t>
      </w:r>
      <w:r w:rsidR="00CA35D1">
        <w:rPr>
          <w:rFonts w:ascii="Times New Roman" w:eastAsia="Times New Roman" w:hAnsi="Times New Roman" w:cs="Times New Roman"/>
          <w:color w:val="000000"/>
          <w:sz w:val="24"/>
          <w:szCs w:val="24"/>
        </w:rPr>
        <w:t xml:space="preserve"> (we don’t want the amplitude to change over time because we are seeing how the period changes </w:t>
      </w:r>
      <w:r w:rsidR="00551587">
        <w:rPr>
          <w:rFonts w:ascii="Times New Roman" w:eastAsia="Times New Roman" w:hAnsi="Times New Roman" w:cs="Times New Roman"/>
          <w:color w:val="000000"/>
          <w:sz w:val="24"/>
          <w:szCs w:val="24"/>
        </w:rPr>
        <w:t>due at different amplitudes)</w:t>
      </w:r>
      <w:r w:rsidR="00BA249B">
        <w:rPr>
          <w:rFonts w:ascii="Times New Roman" w:eastAsia="Times New Roman" w:hAnsi="Times New Roman" w:cs="Times New Roman"/>
          <w:color w:val="000000"/>
          <w:sz w:val="24"/>
          <w:szCs w:val="24"/>
        </w:rPr>
        <w:t xml:space="preserve">. </w:t>
      </w:r>
      <w:r w:rsidR="003108A0">
        <w:rPr>
          <w:rFonts w:ascii="Times New Roman" w:eastAsia="Times New Roman" w:hAnsi="Times New Roman" w:cs="Times New Roman"/>
          <w:color w:val="000000"/>
          <w:sz w:val="24"/>
          <w:szCs w:val="24"/>
        </w:rPr>
        <w:t xml:space="preserve">At </w:t>
      </w:r>
      <w:r w:rsidR="00634068">
        <w:rPr>
          <w:rFonts w:ascii="Times New Roman" w:eastAsia="Times New Roman" w:hAnsi="Times New Roman" w:cs="Times New Roman"/>
          <w:color w:val="000000"/>
          <w:sz w:val="24"/>
          <w:szCs w:val="24"/>
        </w:rPr>
        <w:t>a range of angles we measured how many degrees the pendulum damped after 10 periods</w:t>
      </w:r>
      <w:r w:rsidR="00107070">
        <w:rPr>
          <w:rFonts w:ascii="Times New Roman" w:eastAsia="Times New Roman" w:hAnsi="Times New Roman" w:cs="Times New Roman"/>
          <w:color w:val="000000"/>
          <w:sz w:val="24"/>
          <w:szCs w:val="24"/>
        </w:rPr>
        <w:t xml:space="preserve"> and Table 2 showcases those values. Using </w:t>
      </w:r>
      <w:r w:rsidR="00B94816">
        <w:rPr>
          <w:rFonts w:ascii="Times New Roman" w:eastAsia="Times New Roman" w:hAnsi="Times New Roman" w:cs="Times New Roman"/>
          <w:color w:val="000000"/>
          <w:sz w:val="24"/>
          <w:szCs w:val="24"/>
        </w:rPr>
        <w:t>our smallest angle</w:t>
      </w:r>
      <w:r w:rsidR="003A499C">
        <w:rPr>
          <w:rFonts w:ascii="Times New Roman" w:eastAsia="Times New Roman" w:hAnsi="Times New Roman" w:cs="Times New Roman"/>
          <w:color w:val="000000"/>
          <w:sz w:val="24"/>
          <w:szCs w:val="24"/>
        </w:rPr>
        <w:t xml:space="preserve"> to try to stay in the small angle approximation,</w:t>
      </w:r>
      <w:r w:rsidR="00B94816">
        <w:rPr>
          <w:rFonts w:ascii="Times New Roman" w:eastAsia="Times New Roman" w:hAnsi="Times New Roman" w:cs="Times New Roman"/>
          <w:color w:val="000000"/>
          <w:sz w:val="24"/>
          <w:szCs w:val="24"/>
        </w:rPr>
        <w:t xml:space="preserve"> we can estimate c </w:t>
      </w:r>
      <w:r w:rsidR="003A499C">
        <w:rPr>
          <w:rFonts w:ascii="Times New Roman" w:eastAsia="Times New Roman" w:hAnsi="Times New Roman" w:cs="Times New Roman"/>
          <w:color w:val="000000"/>
          <w:sz w:val="24"/>
          <w:szCs w:val="24"/>
        </w:rPr>
        <w:t>by using the solution to the damped harmonic oscillator.</w:t>
      </w:r>
    </w:p>
    <w:p w14:paraId="2F87B766"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7A34F6C1" w14:textId="15184496" w:rsidR="005179B0" w:rsidRDefault="00C825F7"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Pr="00D27F45">
        <w:rPr>
          <w:rFonts w:ascii="Times New Roman" w:eastAsia="Times New Roman" w:hAnsi="Times New Roman" w:cs="Times New Roman"/>
          <w:b/>
          <w:bCs/>
          <w:color w:val="000000"/>
          <w:sz w:val="24"/>
          <w:szCs w:val="24"/>
        </w:rPr>
        <w:t>Physical Pendulum</w:t>
      </w:r>
    </w:p>
    <w:p w14:paraId="5B11DD7A" w14:textId="38ECE0B1" w:rsidR="00C825F7" w:rsidRDefault="00A13249" w:rsidP="00BB3C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the moment of inertia of the physical pendulum</w:t>
      </w:r>
      <w:r w:rsidR="00E243C1">
        <w:rPr>
          <w:rFonts w:ascii="Times New Roman" w:eastAsia="Times New Roman" w:hAnsi="Times New Roman" w:cs="Times New Roman"/>
          <w:sz w:val="24"/>
          <w:szCs w:val="24"/>
        </w:rPr>
        <w:t xml:space="preserve"> I used (8). We did not have data on the mass of the fishing line but it can be calculated </w:t>
      </w:r>
      <w:r w:rsidR="006C3C77">
        <w:rPr>
          <w:rFonts w:ascii="Times New Roman" w:eastAsia="Times New Roman" w:hAnsi="Times New Roman" w:cs="Times New Roman"/>
          <w:sz w:val="24"/>
          <w:szCs w:val="24"/>
        </w:rPr>
        <w:t>by using the density</w:t>
      </w:r>
      <w:r w:rsidR="005B5B06">
        <w:rPr>
          <w:rFonts w:ascii="Times New Roman" w:eastAsia="Times New Roman" w:hAnsi="Times New Roman" w:cs="Times New Roman"/>
          <w:sz w:val="24"/>
          <w:szCs w:val="24"/>
        </w:rPr>
        <w:t xml:space="preserve"> [</w:t>
      </w:r>
      <w:r w:rsidR="00D06763">
        <w:rPr>
          <w:rFonts w:ascii="Times New Roman" w:eastAsia="Times New Roman" w:hAnsi="Times New Roman" w:cs="Times New Roman"/>
          <w:sz w:val="24"/>
          <w:szCs w:val="24"/>
        </w:rPr>
        <w:t>3</w:t>
      </w:r>
      <w:r w:rsidR="005B5B06">
        <w:rPr>
          <w:rFonts w:ascii="Times New Roman" w:eastAsia="Times New Roman" w:hAnsi="Times New Roman" w:cs="Times New Roman"/>
          <w:sz w:val="24"/>
          <w:szCs w:val="24"/>
        </w:rPr>
        <w:t>]</w:t>
      </w:r>
      <w:r w:rsidR="006C3C77">
        <w:rPr>
          <w:rFonts w:ascii="Times New Roman" w:eastAsia="Times New Roman" w:hAnsi="Times New Roman" w:cs="Times New Roman"/>
          <w:sz w:val="24"/>
          <w:szCs w:val="24"/>
        </w:rPr>
        <w:t xml:space="preserve">, length and </w:t>
      </w:r>
      <w:r w:rsidR="00F03F41">
        <w:rPr>
          <w:rFonts w:ascii="Times New Roman" w:eastAsia="Times New Roman" w:hAnsi="Times New Roman" w:cs="Times New Roman"/>
          <w:sz w:val="24"/>
          <w:szCs w:val="24"/>
        </w:rPr>
        <w:t>radius [</w:t>
      </w:r>
      <w:r w:rsidR="00D06763">
        <w:rPr>
          <w:rFonts w:ascii="Times New Roman" w:eastAsia="Times New Roman" w:hAnsi="Times New Roman" w:cs="Times New Roman"/>
          <w:sz w:val="24"/>
          <w:szCs w:val="24"/>
        </w:rPr>
        <w:t>4</w:t>
      </w:r>
      <w:r w:rsidR="005B5B06">
        <w:rPr>
          <w:rFonts w:ascii="Times New Roman" w:eastAsia="Times New Roman" w:hAnsi="Times New Roman" w:cs="Times New Roman"/>
          <w:sz w:val="24"/>
          <w:szCs w:val="24"/>
        </w:rPr>
        <w:t>]</w:t>
      </w:r>
      <w:r w:rsidR="006C3C77">
        <w:rPr>
          <w:rFonts w:ascii="Times New Roman" w:eastAsia="Times New Roman" w:hAnsi="Times New Roman" w:cs="Times New Roman"/>
          <w:sz w:val="24"/>
          <w:szCs w:val="24"/>
        </w:rPr>
        <w:t xml:space="preserve"> of the monofilament fishing line. </w:t>
      </w:r>
      <w:r w:rsidR="004605A8">
        <w:rPr>
          <w:rFonts w:ascii="Times New Roman" w:eastAsia="Times New Roman" w:hAnsi="Times New Roman" w:cs="Times New Roman"/>
          <w:sz w:val="24"/>
          <w:szCs w:val="24"/>
        </w:rPr>
        <w:t>And</w:t>
      </w:r>
      <w:r w:rsidR="00B76393">
        <w:rPr>
          <w:rFonts w:ascii="Times New Roman" w:eastAsia="Times New Roman" w:hAnsi="Times New Roman" w:cs="Times New Roman"/>
          <w:sz w:val="24"/>
          <w:szCs w:val="24"/>
        </w:rPr>
        <w:t xml:space="preserve"> the values from Table 1</w:t>
      </w:r>
      <w:r w:rsidR="001C38AF">
        <w:rPr>
          <w:rFonts w:ascii="Times New Roman" w:eastAsia="Times New Roman" w:hAnsi="Times New Roman" w:cs="Times New Roman"/>
          <w:sz w:val="24"/>
          <w:szCs w:val="24"/>
        </w:rPr>
        <w:t xml:space="preserve"> are needed for the full calculation</w:t>
      </w:r>
      <w:r w:rsidR="00B76393">
        <w:rPr>
          <w:rFonts w:ascii="Times New Roman" w:eastAsia="Times New Roman" w:hAnsi="Times New Roman" w:cs="Times New Roman"/>
          <w:sz w:val="24"/>
          <w:szCs w:val="24"/>
        </w:rPr>
        <w:t xml:space="preserve">. </w:t>
      </w:r>
      <w:r w:rsidR="001C38AF">
        <w:rPr>
          <w:rFonts w:ascii="Times New Roman" w:eastAsia="Times New Roman" w:hAnsi="Times New Roman" w:cs="Times New Roman"/>
          <w:sz w:val="24"/>
          <w:szCs w:val="24"/>
        </w:rPr>
        <w:t xml:space="preserve">Using the same uncertainty package in python we propagated the error. </w:t>
      </w:r>
    </w:p>
    <w:p w14:paraId="00BA5C42" w14:textId="7C66D00A" w:rsidR="00BB3C87" w:rsidRPr="00D27F45" w:rsidRDefault="00D4537C" w:rsidP="00BB3C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6432" behindDoc="1" locked="0" layoutInCell="1" allowOverlap="1" wp14:anchorId="126ED1B8" wp14:editId="59668424">
            <wp:simplePos x="0" y="0"/>
            <wp:positionH relativeFrom="margin">
              <wp:posOffset>-299085</wp:posOffset>
            </wp:positionH>
            <wp:positionV relativeFrom="paragraph">
              <wp:posOffset>60896</wp:posOffset>
            </wp:positionV>
            <wp:extent cx="3825240" cy="3856990"/>
            <wp:effectExtent l="0" t="0" r="3810" b="0"/>
            <wp:wrapTight wrapText="bothSides">
              <wp:wrapPolygon edited="0">
                <wp:start x="0" y="0"/>
                <wp:lineTo x="0" y="21444"/>
                <wp:lineTo x="21514" y="21444"/>
                <wp:lineTo x="21514" y="0"/>
                <wp:lineTo x="0" y="0"/>
              </wp:wrapPolygon>
            </wp:wrapTight>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5240" cy="3856990"/>
                    </a:xfrm>
                    <a:prstGeom prst="rect">
                      <a:avLst/>
                    </a:prstGeom>
                  </pic:spPr>
                </pic:pic>
              </a:graphicData>
            </a:graphic>
            <wp14:sizeRelH relativeFrom="margin">
              <wp14:pctWidth>0</wp14:pctWidth>
            </wp14:sizeRelH>
            <wp14:sizeRelV relativeFrom="margin">
              <wp14:pctHeight>0</wp14:pctHeight>
            </wp14:sizeRelV>
          </wp:anchor>
        </w:drawing>
      </w:r>
    </w:p>
    <w:commentRangeStart w:id="25"/>
    <w:p w14:paraId="6CCF493C" w14:textId="09EC9159" w:rsidR="00C825F7" w:rsidRDefault="00D4537C" w:rsidP="00070BE1">
      <w:pPr>
        <w:spacing w:after="0" w:line="240" w:lineRule="auto"/>
        <w:rPr>
          <w:rFonts w:ascii="Times New Roman" w:eastAsia="Times New Roman" w:hAnsi="Times New Roman" w:cs="Times New Roman"/>
          <w:b/>
          <w:bCs/>
          <w:color w:val="000000"/>
          <w:sz w:val="30"/>
          <w:szCs w:val="30"/>
        </w:rPr>
      </w:pPr>
      <w:r w:rsidRPr="0088344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7456" behindDoc="1" locked="0" layoutInCell="1" allowOverlap="1" wp14:anchorId="01890E0C" wp14:editId="7892E7AD">
                <wp:simplePos x="0" y="0"/>
                <wp:positionH relativeFrom="margin">
                  <wp:posOffset>2181860</wp:posOffset>
                </wp:positionH>
                <wp:positionV relativeFrom="paragraph">
                  <wp:posOffset>87566</wp:posOffset>
                </wp:positionV>
                <wp:extent cx="1267460" cy="1359535"/>
                <wp:effectExtent l="0" t="0" r="27940" b="12065"/>
                <wp:wrapTight wrapText="bothSides">
                  <wp:wrapPolygon edited="0">
                    <wp:start x="0" y="0"/>
                    <wp:lineTo x="0" y="21489"/>
                    <wp:lineTo x="21752" y="21489"/>
                    <wp:lineTo x="2175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267460" cy="1359535"/>
                        </a:xfrm>
                        <a:prstGeom prst="rect">
                          <a:avLst/>
                        </a:prstGeom>
                        <a:solidFill>
                          <a:schemeClr val="lt1"/>
                        </a:solidFill>
                        <a:ln w="6350">
                          <a:solidFill>
                            <a:prstClr val="black"/>
                          </a:solidFill>
                        </a:ln>
                      </wps:spPr>
                      <wps:txbx>
                        <w:txbxContent>
                          <w:p w14:paraId="0FC15585" w14:textId="7C942AEE" w:rsidR="00070BE1" w:rsidRPr="00D4537C" w:rsidRDefault="00070BE1" w:rsidP="00D4537C">
                            <w:pPr>
                              <w:rPr>
                                <w:rFonts w:ascii="Times New Roman" w:hAnsi="Times New Roman" w:cs="Times New Roman"/>
                                <w:sz w:val="20"/>
                                <w:szCs w:val="20"/>
                              </w:rPr>
                            </w:pPr>
                            <w:r w:rsidRPr="00D4537C">
                              <w:rPr>
                                <w:rFonts w:ascii="Times New Roman" w:hAnsi="Times New Roman" w:cs="Times New Roman"/>
                                <w:b/>
                                <w:bCs/>
                                <w:sz w:val="20"/>
                                <w:szCs w:val="20"/>
                              </w:rPr>
                              <w:t>Figure 5</w:t>
                            </w:r>
                            <w:r w:rsidR="000F4788" w:rsidRPr="00D4537C">
                              <w:rPr>
                                <w:rFonts w:ascii="Times New Roman" w:hAnsi="Times New Roman" w:cs="Times New Roman"/>
                                <w:sz w:val="20"/>
                                <w:szCs w:val="20"/>
                              </w:rPr>
                              <w:t xml:space="preserve">. </w:t>
                            </w:r>
                            <w:r w:rsidRPr="00D4537C">
                              <w:rPr>
                                <w:rFonts w:ascii="Times New Roman" w:hAnsi="Times New Roman" w:cs="Times New Roman"/>
                                <w:sz w:val="20"/>
                                <w:szCs w:val="20"/>
                              </w:rPr>
                              <w:t xml:space="preserve">Distribution for 1 </w:t>
                            </w:r>
                            <w:r w:rsidR="00A817AC"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experiment</w:t>
                            </w:r>
                            <w:r w:rsidR="00D4537C" w:rsidRPr="00D4537C">
                              <w:rPr>
                                <w:rFonts w:ascii="Times New Roman" w:hAnsi="Times New Roman" w:cs="Times New Roman"/>
                                <w:sz w:val="20"/>
                                <w:szCs w:val="20"/>
                              </w:rPr>
                              <w:t>.</w:t>
                            </w:r>
                            <w:r w:rsidRPr="00D4537C">
                              <w:rPr>
                                <w:rFonts w:ascii="Times New Roman" w:hAnsi="Times New Roman" w:cs="Times New Roman"/>
                                <w:sz w:val="20"/>
                                <w:szCs w:val="20"/>
                              </w:rPr>
                              <w:t xml:space="preserve"> The abscissa represents the </w:t>
                            </w:r>
                            <w:r w:rsidR="00971906"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measured and the ordinate represents the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0E0C" id="_x0000_t202" coordsize="21600,21600" o:spt="202" path="m,l,21600r21600,l21600,xe">
                <v:stroke joinstyle="miter"/>
                <v:path gradientshapeok="t" o:connecttype="rect"/>
              </v:shapetype>
              <v:shape id="Text Box 3" o:spid="_x0000_s1026" type="#_x0000_t202" style="position:absolute;margin-left:171.8pt;margin-top:6.9pt;width:99.8pt;height:107.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" fillcolor="white [3201]" strokeweight=".5pt">
                <v:textbox>
                  <w:txbxContent>
                    <w:p w14:paraId="0FC15585" w14:textId="7C942AEE" w:rsidR="00070BE1" w:rsidRPr="00D4537C" w:rsidRDefault="00070BE1" w:rsidP="00D4537C">
                      <w:pPr>
                        <w:rPr>
                          <w:rFonts w:ascii="Times New Roman" w:hAnsi="Times New Roman" w:cs="Times New Roman"/>
                          <w:sz w:val="20"/>
                          <w:szCs w:val="20"/>
                        </w:rPr>
                      </w:pPr>
                      <w:r w:rsidRPr="00D4537C">
                        <w:rPr>
                          <w:rFonts w:ascii="Times New Roman" w:hAnsi="Times New Roman" w:cs="Times New Roman"/>
                          <w:b/>
                          <w:bCs/>
                          <w:sz w:val="20"/>
                          <w:szCs w:val="20"/>
                        </w:rPr>
                        <w:t>Figure 5</w:t>
                      </w:r>
                      <w:r w:rsidR="000F4788" w:rsidRPr="00D4537C">
                        <w:rPr>
                          <w:rFonts w:ascii="Times New Roman" w:hAnsi="Times New Roman" w:cs="Times New Roman"/>
                          <w:sz w:val="20"/>
                          <w:szCs w:val="20"/>
                        </w:rPr>
                        <w:t xml:space="preserve">. </w:t>
                      </w:r>
                      <w:r w:rsidRPr="00D4537C">
                        <w:rPr>
                          <w:rFonts w:ascii="Times New Roman" w:hAnsi="Times New Roman" w:cs="Times New Roman"/>
                          <w:sz w:val="20"/>
                          <w:szCs w:val="20"/>
                        </w:rPr>
                        <w:t xml:space="preserve">Distribution for 1 </w:t>
                      </w:r>
                      <w:r w:rsidR="00A817AC"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experiment</w:t>
                      </w:r>
                      <w:r w:rsidR="00D4537C" w:rsidRPr="00D4537C">
                        <w:rPr>
                          <w:rFonts w:ascii="Times New Roman" w:hAnsi="Times New Roman" w:cs="Times New Roman"/>
                          <w:sz w:val="20"/>
                          <w:szCs w:val="20"/>
                        </w:rPr>
                        <w:t>.</w:t>
                      </w:r>
                      <w:r w:rsidRPr="00D4537C">
                        <w:rPr>
                          <w:rFonts w:ascii="Times New Roman" w:hAnsi="Times New Roman" w:cs="Times New Roman"/>
                          <w:sz w:val="20"/>
                          <w:szCs w:val="20"/>
                        </w:rPr>
                        <w:t xml:space="preserve"> The abscissa represents the </w:t>
                      </w:r>
                      <w:r w:rsidR="00971906"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measured and the ordinate represents the frequency.</w:t>
                      </w:r>
                    </w:p>
                  </w:txbxContent>
                </v:textbox>
                <w10:wrap type="tight" anchorx="margin"/>
              </v:shape>
            </w:pict>
          </mc:Fallback>
        </mc:AlternateContent>
      </w:r>
      <w:r w:rsidR="00C825F7" w:rsidRPr="00D27F45">
        <w:rPr>
          <w:rFonts w:ascii="Times New Roman" w:eastAsia="Times New Roman" w:hAnsi="Times New Roman" w:cs="Times New Roman"/>
          <w:b/>
          <w:bCs/>
          <w:color w:val="000000"/>
          <w:sz w:val="30"/>
          <w:szCs w:val="30"/>
        </w:rPr>
        <w:t>RESULTS</w:t>
      </w:r>
      <w:commentRangeEnd w:id="25"/>
      <w:r w:rsidR="00CD44A6">
        <w:rPr>
          <w:rStyle w:val="CommentReference"/>
        </w:rPr>
        <w:commentReference w:id="25"/>
      </w:r>
    </w:p>
    <w:p w14:paraId="7364ACA6" w14:textId="4C5592C6" w:rsidR="00D4537C" w:rsidRDefault="00D4537C" w:rsidP="00070BE1">
      <w:pPr>
        <w:spacing w:after="0" w:line="240" w:lineRule="auto"/>
        <w:rPr>
          <w:rFonts w:ascii="Times New Roman" w:eastAsia="Times New Roman" w:hAnsi="Times New Roman" w:cs="Times New Roman"/>
          <w:sz w:val="24"/>
          <w:szCs w:val="24"/>
        </w:rPr>
      </w:pPr>
    </w:p>
    <w:p w14:paraId="52D1BEEB" w14:textId="2C6811AF" w:rsidR="00070BE1" w:rsidRPr="0088344C" w:rsidRDefault="00070BE1" w:rsidP="00070BE1">
      <w:pPr>
        <w:spacing w:after="0" w:line="240" w:lineRule="auto"/>
        <w:rPr>
          <w:rFonts w:ascii="Times New Roman" w:eastAsia="Times New Roman" w:hAnsi="Times New Roman" w:cs="Times New Roman"/>
          <w:b/>
          <w:bCs/>
          <w:color w:val="000000"/>
          <w:sz w:val="24"/>
          <w:szCs w:val="24"/>
        </w:rPr>
      </w:pPr>
      <w:r w:rsidRPr="0088344C">
        <w:rPr>
          <w:rFonts w:ascii="Times New Roman" w:eastAsia="Times New Roman" w:hAnsi="Times New Roman" w:cs="Times New Roman"/>
          <w:b/>
          <w:bCs/>
          <w:color w:val="000000"/>
          <w:sz w:val="24"/>
          <w:szCs w:val="24"/>
        </w:rPr>
        <w:t xml:space="preserve">1 </w:t>
      </w:r>
      <w:r w:rsidR="00380608">
        <w:rPr>
          <w:rFonts w:ascii="Times New Roman" w:eastAsia="Times New Roman" w:hAnsi="Times New Roman" w:cs="Times New Roman"/>
          <w:b/>
          <w:bCs/>
          <w:color w:val="000000"/>
          <w:sz w:val="24"/>
          <w:szCs w:val="24"/>
        </w:rPr>
        <w:t>Period</w:t>
      </w:r>
    </w:p>
    <w:p w14:paraId="53961F9A" w14:textId="7C6291F7" w:rsidR="00070BE1" w:rsidRPr="0088344C" w:rsidRDefault="00070BE1" w:rsidP="006175EC">
      <w:pPr>
        <w:spacing w:after="0" w:line="240" w:lineRule="auto"/>
        <w:jc w:val="both"/>
        <w:rPr>
          <w:rFonts w:ascii="Times New Roman" w:eastAsia="Times New Roman" w:hAnsi="Times New Roman" w:cs="Times New Roman"/>
          <w:color w:val="000000"/>
          <w:sz w:val="24"/>
          <w:szCs w:val="24"/>
        </w:rPr>
      </w:pPr>
      <w:r w:rsidRPr="0088344C">
        <w:rPr>
          <w:rFonts w:ascii="Times New Roman" w:eastAsia="Times New Roman" w:hAnsi="Times New Roman" w:cs="Times New Roman"/>
          <w:color w:val="000000"/>
          <w:sz w:val="24"/>
          <w:szCs w:val="24"/>
        </w:rPr>
        <w:t>The distribution of the data follows a normal distribution with the peak at the mean which is 2.6</w:t>
      </w:r>
      <w:r w:rsidR="0090790F">
        <w:rPr>
          <w:rFonts w:ascii="Times New Roman" w:eastAsia="Times New Roman" w:hAnsi="Times New Roman" w:cs="Times New Roman"/>
          <w:color w:val="000000"/>
          <w:sz w:val="24"/>
          <w:szCs w:val="24"/>
        </w:rPr>
        <w:t>77</w:t>
      </w:r>
      <w:r w:rsidRPr="0088344C">
        <w:rPr>
          <w:rFonts w:ascii="Times New Roman" w:eastAsia="Times New Roman" w:hAnsi="Times New Roman" w:cs="Times New Roman"/>
          <w:color w:val="000000"/>
          <w:sz w:val="24"/>
          <w:szCs w:val="24"/>
        </w:rPr>
        <w:t xml:space="preserve">. We were able to measure the time in period with a precision of a tenth of a second which is represented by the standard deviation. The standard deviation of the mean is calculated as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σ</m:t>
            </m:r>
          </m:num>
          <m:den>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n</m:t>
                </m:r>
              </m:e>
            </m:rad>
          </m:den>
        </m:f>
      </m:oMath>
      <w:r w:rsidRPr="0088344C">
        <w:rPr>
          <w:rFonts w:ascii="Times New Roman" w:eastAsia="Times New Roman" w:hAnsi="Times New Roman" w:cs="Times New Roman"/>
          <w:color w:val="000000"/>
          <w:sz w:val="24"/>
          <w:szCs w:val="24"/>
        </w:rPr>
        <w:t xml:space="preserve"> , where </w:t>
      </w:r>
      <w:r w:rsidRPr="0088344C">
        <w:rPr>
          <w:rFonts w:ascii="Cambria Math" w:eastAsia="Times New Roman" w:hAnsi="Cambria Math" w:cs="Cambria Math"/>
          <w:color w:val="000000"/>
          <w:sz w:val="24"/>
          <w:szCs w:val="24"/>
        </w:rPr>
        <w:t>𝜎</w:t>
      </w:r>
      <w:r w:rsidRPr="0088344C">
        <w:rPr>
          <w:rFonts w:ascii="Times New Roman" w:eastAsia="Times New Roman" w:hAnsi="Times New Roman" w:cs="Times New Roman"/>
          <w:color w:val="000000"/>
          <w:sz w:val="24"/>
          <w:szCs w:val="24"/>
        </w:rPr>
        <w:t xml:space="preserve"> is the standard deviation and </w:t>
      </w:r>
      <w:r w:rsidRPr="0088344C">
        <w:rPr>
          <w:rFonts w:ascii="Times New Roman" w:eastAsia="Times New Roman" w:hAnsi="Times New Roman" w:cs="Times New Roman"/>
          <w:i/>
          <w:iCs/>
          <w:color w:val="000000"/>
          <w:sz w:val="24"/>
          <w:szCs w:val="24"/>
        </w:rPr>
        <w:t xml:space="preserve">n </w:t>
      </w:r>
      <w:r w:rsidRPr="0088344C">
        <w:rPr>
          <w:rFonts w:ascii="Times New Roman" w:eastAsia="Times New Roman" w:hAnsi="Times New Roman" w:cs="Times New Roman"/>
          <w:color w:val="000000"/>
          <w:sz w:val="24"/>
          <w:szCs w:val="24"/>
        </w:rPr>
        <w:t>is the number of points in the dataset.</w:t>
      </w:r>
    </w:p>
    <w:p w14:paraId="63E7F806" w14:textId="77777777" w:rsidR="00070BE1" w:rsidRPr="00D4537C" w:rsidRDefault="00070BE1" w:rsidP="006175EC">
      <w:pPr>
        <w:spacing w:after="0" w:line="240" w:lineRule="auto"/>
        <w:jc w:val="both"/>
        <w:rPr>
          <w:rFonts w:ascii="Times New Roman" w:eastAsia="Times New Roman" w:hAnsi="Times New Roman" w:cs="Times New Roman"/>
          <w:color w:val="000000"/>
          <w:sz w:val="16"/>
          <w:szCs w:val="16"/>
        </w:rPr>
      </w:pPr>
    </w:p>
    <w:p w14:paraId="3C104996" w14:textId="77777777" w:rsidR="006A3FE5" w:rsidRDefault="00070BE1" w:rsidP="006175EC">
      <w:pPr>
        <w:spacing w:after="0" w:line="240" w:lineRule="auto"/>
        <w:jc w:val="both"/>
        <w:rPr>
          <w:rFonts w:ascii="Times New Roman" w:eastAsia="Times New Roman" w:hAnsi="Times New Roman" w:cs="Times New Roman"/>
          <w:color w:val="000000"/>
          <w:sz w:val="24"/>
          <w:szCs w:val="24"/>
        </w:rPr>
      </w:pPr>
      <w:r w:rsidRPr="0088344C">
        <w:rPr>
          <w:rFonts w:ascii="Times New Roman" w:eastAsia="Times New Roman" w:hAnsi="Times New Roman" w:cs="Times New Roman"/>
          <w:color w:val="000000"/>
          <w:sz w:val="24"/>
          <w:szCs w:val="24"/>
        </w:rPr>
        <w:t xml:space="preserve">To calculate the </w:t>
      </w:r>
      <w:r w:rsidR="0090790F">
        <w:rPr>
          <w:rFonts w:ascii="Times New Roman" w:eastAsia="Times New Roman" w:hAnsi="Times New Roman" w:cs="Times New Roman"/>
          <w:color w:val="000000"/>
          <w:sz w:val="24"/>
          <w:szCs w:val="24"/>
        </w:rPr>
        <w:t>analytical</w:t>
      </w:r>
      <w:r w:rsidRPr="0088344C">
        <w:rPr>
          <w:rFonts w:ascii="Times New Roman" w:eastAsia="Times New Roman" w:hAnsi="Times New Roman" w:cs="Times New Roman"/>
          <w:color w:val="000000"/>
          <w:sz w:val="24"/>
          <w:szCs w:val="24"/>
        </w:rPr>
        <w:t xml:space="preserve"> value for the </w:t>
      </w:r>
      <w:proofErr w:type="gramStart"/>
      <w:r w:rsidRPr="0088344C">
        <w:rPr>
          <w:rFonts w:ascii="Times New Roman" w:eastAsia="Times New Roman" w:hAnsi="Times New Roman" w:cs="Times New Roman"/>
          <w:color w:val="000000"/>
          <w:sz w:val="24"/>
          <w:szCs w:val="24"/>
        </w:rPr>
        <w:t>time period</w:t>
      </w:r>
      <w:proofErr w:type="gramEnd"/>
      <w:r w:rsidRPr="0088344C">
        <w:rPr>
          <w:rFonts w:ascii="Times New Roman" w:eastAsia="Times New Roman" w:hAnsi="Times New Roman" w:cs="Times New Roman"/>
          <w:color w:val="000000"/>
          <w:sz w:val="24"/>
          <w:szCs w:val="24"/>
        </w:rPr>
        <w:t xml:space="preserve"> we use the small angle approximation</w:t>
      </w:r>
      <w:r w:rsidR="0090790F">
        <w:rPr>
          <w:rFonts w:ascii="Times New Roman" w:eastAsia="Times New Roman" w:hAnsi="Times New Roman" w:cs="Times New Roman"/>
          <w:color w:val="000000"/>
          <w:sz w:val="24"/>
          <w:szCs w:val="24"/>
        </w:rPr>
        <w:t xml:space="preserve"> and length of the </w:t>
      </w:r>
      <w:r w:rsidR="00AD2C25">
        <w:rPr>
          <w:rFonts w:ascii="Times New Roman" w:eastAsia="Times New Roman" w:hAnsi="Times New Roman" w:cs="Times New Roman"/>
          <w:color w:val="000000"/>
          <w:sz w:val="24"/>
          <w:szCs w:val="24"/>
        </w:rPr>
        <w:t xml:space="preserve">fishing </w:t>
      </w:r>
      <w:r w:rsidR="006A3FE5">
        <w:rPr>
          <w:rFonts w:ascii="Times New Roman" w:eastAsia="Times New Roman" w:hAnsi="Times New Roman" w:cs="Times New Roman"/>
          <w:color w:val="000000"/>
          <w:sz w:val="24"/>
          <w:szCs w:val="24"/>
        </w:rPr>
        <w:t>line,</w:t>
      </w:r>
      <w:r w:rsidR="00AD2C25">
        <w:rPr>
          <w:rFonts w:ascii="Times New Roman" w:eastAsia="Times New Roman" w:hAnsi="Times New Roman" w:cs="Times New Roman"/>
          <w:color w:val="000000"/>
          <w:sz w:val="24"/>
          <w:szCs w:val="24"/>
        </w:rPr>
        <w:t xml:space="preserve"> so</w:t>
      </w:r>
      <w:r w:rsidRPr="0088344C">
        <w:rPr>
          <w:rFonts w:ascii="Times New Roman" w:eastAsia="Times New Roman" w:hAnsi="Times New Roman" w:cs="Times New Roman"/>
          <w:color w:val="000000"/>
          <w:sz w:val="24"/>
          <w:szCs w:val="24"/>
        </w:rPr>
        <w:t xml:space="preserve"> the time period is given by </w:t>
      </w:r>
      <w:r>
        <w:rPr>
          <w:rFonts w:ascii="Times New Roman" w:eastAsia="Times New Roman" w:hAnsi="Times New Roman" w:cs="Times New Roman"/>
          <w:color w:val="000000"/>
          <w:sz w:val="24"/>
          <w:szCs w:val="24"/>
        </w:rPr>
        <w:t>(3).</w:t>
      </w:r>
      <w:r w:rsidR="00D4537C">
        <w:rPr>
          <w:rFonts w:ascii="Times New Roman" w:eastAsia="Times New Roman" w:hAnsi="Times New Roman" w:cs="Times New Roman"/>
          <w:color w:val="000000"/>
          <w:sz w:val="24"/>
          <w:szCs w:val="24"/>
        </w:rPr>
        <w:t xml:space="preserve"> </w:t>
      </w:r>
      <w:r w:rsidR="00D00AD7">
        <w:rPr>
          <w:rFonts w:ascii="Times New Roman" w:eastAsia="Times New Roman" w:hAnsi="Times New Roman" w:cs="Times New Roman"/>
          <w:color w:val="000000"/>
          <w:sz w:val="24"/>
          <w:szCs w:val="24"/>
        </w:rPr>
        <w:t>W</w:t>
      </w:r>
      <w:r w:rsidRPr="0088344C">
        <w:rPr>
          <w:rFonts w:ascii="Times New Roman" w:eastAsia="Times New Roman" w:hAnsi="Times New Roman" w:cs="Times New Roman"/>
          <w:color w:val="000000"/>
          <w:sz w:val="24"/>
          <w:szCs w:val="24"/>
        </w:rPr>
        <w:t xml:space="preserve">here </w:t>
      </w:r>
      <m:oMath>
        <m:r>
          <w:rPr>
            <w:rFonts w:ascii="Cambria Math" w:eastAsia="Times New Roman" w:hAnsi="Cambria Math" w:cs="Times New Roman"/>
            <w:color w:val="000000"/>
            <w:sz w:val="24"/>
            <w:szCs w:val="24"/>
          </w:rPr>
          <m:t>l=S+H+R</m:t>
        </m:r>
      </m:oMath>
      <w:r w:rsidRPr="0088344C">
        <w:rPr>
          <w:rFonts w:ascii="Times New Roman" w:eastAsia="Times New Roman" w:hAnsi="Times New Roman" w:cs="Times New Roman"/>
          <w:color w:val="000000"/>
          <w:sz w:val="24"/>
          <w:szCs w:val="24"/>
        </w:rPr>
        <w:t xml:space="preserve">, </w:t>
      </w:r>
      <w:r w:rsidR="00403573">
        <w:rPr>
          <w:rFonts w:ascii="Times New Roman" w:eastAsia="Times New Roman" w:hAnsi="Times New Roman" w:cs="Times New Roman"/>
          <w:color w:val="000000"/>
          <w:sz w:val="24"/>
          <w:szCs w:val="24"/>
        </w:rPr>
        <w:t xml:space="preserve"> and </w:t>
      </w:r>
      <w:r w:rsidRPr="0088344C">
        <w:rPr>
          <w:rFonts w:ascii="Times New Roman" w:eastAsia="Times New Roman" w:hAnsi="Times New Roman" w:cs="Times New Roman"/>
          <w:i/>
          <w:iCs/>
          <w:color w:val="000000"/>
          <w:sz w:val="24"/>
          <w:szCs w:val="24"/>
        </w:rPr>
        <w:t>S</w:t>
      </w:r>
      <w:r w:rsidRPr="0088344C">
        <w:rPr>
          <w:rFonts w:ascii="Times New Roman" w:eastAsia="Times New Roman" w:hAnsi="Times New Roman" w:cs="Times New Roman"/>
          <w:color w:val="000000"/>
          <w:sz w:val="24"/>
          <w:szCs w:val="24"/>
        </w:rPr>
        <w:t xml:space="preserve"> is the fishing line string length, </w:t>
      </w:r>
      <w:r w:rsidRPr="0088344C">
        <w:rPr>
          <w:rFonts w:ascii="Times New Roman" w:eastAsia="Times New Roman" w:hAnsi="Times New Roman" w:cs="Times New Roman"/>
          <w:i/>
          <w:iCs/>
          <w:color w:val="000000"/>
          <w:sz w:val="24"/>
          <w:szCs w:val="24"/>
        </w:rPr>
        <w:t xml:space="preserve">H </w:t>
      </w:r>
      <w:r w:rsidRPr="0088344C">
        <w:rPr>
          <w:rFonts w:ascii="Times New Roman" w:eastAsia="Times New Roman" w:hAnsi="Times New Roman" w:cs="Times New Roman"/>
          <w:color w:val="000000"/>
          <w:sz w:val="24"/>
          <w:szCs w:val="24"/>
        </w:rPr>
        <w:t xml:space="preserve">is the hook length, and </w:t>
      </w:r>
      <w:r w:rsidRPr="0088344C">
        <w:rPr>
          <w:rFonts w:ascii="Times New Roman" w:eastAsia="Times New Roman" w:hAnsi="Times New Roman" w:cs="Times New Roman"/>
          <w:i/>
          <w:iCs/>
          <w:color w:val="000000"/>
          <w:sz w:val="24"/>
          <w:szCs w:val="24"/>
        </w:rPr>
        <w:t xml:space="preserve">R </w:t>
      </w:r>
      <w:r w:rsidRPr="0088344C">
        <w:rPr>
          <w:rFonts w:ascii="Times New Roman" w:eastAsia="Times New Roman" w:hAnsi="Times New Roman" w:cs="Times New Roman"/>
          <w:color w:val="000000"/>
          <w:sz w:val="24"/>
          <w:szCs w:val="24"/>
        </w:rPr>
        <w:t xml:space="preserve">is the radius of the bob. The uncertainty in </w:t>
      </w:r>
      <w:r w:rsidRPr="0088344C">
        <w:rPr>
          <w:rFonts w:ascii="Times New Roman" w:eastAsia="Times New Roman" w:hAnsi="Times New Roman" w:cs="Times New Roman"/>
          <w:i/>
          <w:iCs/>
          <w:color w:val="000000"/>
          <w:sz w:val="24"/>
          <w:szCs w:val="24"/>
        </w:rPr>
        <w:t xml:space="preserve">l </w:t>
      </w:r>
      <w:r w:rsidRPr="0088344C">
        <w:rPr>
          <w:rFonts w:ascii="Times New Roman" w:eastAsia="Times New Roman" w:hAnsi="Times New Roman" w:cs="Times New Roman"/>
          <w:color w:val="000000"/>
          <w:sz w:val="24"/>
          <w:szCs w:val="24"/>
        </w:rPr>
        <w:t xml:space="preserve">is given by </w:t>
      </w:r>
      <m:oMath>
        <m:r>
          <w:rPr>
            <w:rFonts w:ascii="Cambria Math" w:eastAsia="Times New Roman" w:hAnsi="Cambria Math" w:cs="Times New Roman"/>
            <w:color w:val="000000"/>
            <w:sz w:val="24"/>
            <w:szCs w:val="24"/>
          </w:rPr>
          <m:t>δl= δS+ δH+ δR</m:t>
        </m:r>
      </m:oMath>
      <w:r w:rsidRPr="0088344C">
        <w:rPr>
          <w:rFonts w:ascii="Times New Roman" w:eastAsia="Times New Roman" w:hAnsi="Times New Roman" w:cs="Times New Roman"/>
          <w:color w:val="000000"/>
          <w:sz w:val="24"/>
          <w:szCs w:val="24"/>
        </w:rPr>
        <w:t xml:space="preserve">, the </w:t>
      </w:r>
      <w:r w:rsidRPr="0088344C">
        <w:rPr>
          <w:rFonts w:ascii="Cambria Math" w:eastAsia="Times New Roman" w:hAnsi="Cambria Math" w:cs="Cambria Math"/>
          <w:color w:val="000000"/>
          <w:sz w:val="24"/>
          <w:szCs w:val="24"/>
        </w:rPr>
        <w:t>𝞭</w:t>
      </w:r>
      <w:r w:rsidRPr="0088344C">
        <w:rPr>
          <w:rFonts w:ascii="Times New Roman" w:eastAsia="Times New Roman" w:hAnsi="Times New Roman" w:cs="Times New Roman"/>
          <w:color w:val="000000"/>
          <w:sz w:val="24"/>
          <w:szCs w:val="24"/>
        </w:rPr>
        <w:t xml:space="preserve"> represents the uncertainty in the corresponding quantities</w:t>
      </w:r>
      <w:r w:rsidR="00544296">
        <w:rPr>
          <w:rFonts w:ascii="Times New Roman" w:eastAsia="Times New Roman" w:hAnsi="Times New Roman" w:cs="Times New Roman"/>
          <w:color w:val="000000"/>
          <w:sz w:val="24"/>
          <w:szCs w:val="24"/>
        </w:rPr>
        <w:t>, given in Table 1</w:t>
      </w:r>
      <w:r w:rsidRPr="0088344C">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δT</m:t>
        </m:r>
      </m:oMath>
      <w:r>
        <w:rPr>
          <w:rFonts w:ascii="Times New Roman" w:eastAsia="Times New Roman" w:hAnsi="Times New Roman" w:cs="Times New Roman"/>
          <w:color w:val="000000"/>
          <w:sz w:val="24"/>
          <w:szCs w:val="24"/>
        </w:rPr>
        <w:t xml:space="preserve"> is calculated using </w:t>
      </w:r>
      <w:r w:rsidR="00544296">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uncertainties package in python</w:t>
      </w:r>
      <w:r w:rsidR="00544296">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00843F92">
        <w:rPr>
          <w:rFonts w:ascii="Times New Roman" w:eastAsia="Times New Roman" w:hAnsi="Times New Roman" w:cs="Times New Roman"/>
          <w:color w:val="000000"/>
          <w:sz w:val="24"/>
          <w:szCs w:val="24"/>
        </w:rPr>
        <w:t>Using those values and (3)</w:t>
      </w:r>
      <w:r w:rsidR="00EC6916">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z w:val="24"/>
          <w:szCs w:val="24"/>
        </w:rPr>
        <w:t xml:space="preserve">e report the </w:t>
      </w:r>
      <w:r w:rsidR="001C3174">
        <w:rPr>
          <w:rFonts w:ascii="Times New Roman" w:eastAsia="Times New Roman" w:hAnsi="Times New Roman" w:cs="Times New Roman"/>
          <w:color w:val="000000"/>
          <w:sz w:val="24"/>
          <w:szCs w:val="24"/>
        </w:rPr>
        <w:t>analytical</w:t>
      </w:r>
      <w:r>
        <w:rPr>
          <w:rFonts w:ascii="Times New Roman" w:eastAsia="Times New Roman" w:hAnsi="Times New Roman" w:cs="Times New Roman"/>
          <w:color w:val="000000"/>
          <w:sz w:val="24"/>
          <w:szCs w:val="24"/>
        </w:rPr>
        <w:t xml:space="preserve"> value of the period to be 2.758 </w:t>
      </w:r>
      <w:commentRangeStart w:id="26"/>
      <w:r>
        <w:rPr>
          <w:rFonts w:ascii="Times New Roman" w:eastAsia="Times New Roman" w:hAnsi="Times New Roman" w:cs="Times New Roman"/>
          <w:color w:val="000000"/>
          <w:sz w:val="24"/>
          <w:szCs w:val="24"/>
        </w:rPr>
        <w:t>(</w:t>
      </w:r>
      <w:r w:rsidR="00E62E36">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commentRangeEnd w:id="26"/>
      <w:r w:rsidR="007B5B3D">
        <w:rPr>
          <w:rStyle w:val="CommentReference"/>
        </w:rPr>
        <w:commentReference w:id="26"/>
      </w:r>
      <w:r>
        <w:rPr>
          <w:rFonts w:ascii="Times New Roman" w:eastAsia="Times New Roman" w:hAnsi="Times New Roman" w:cs="Times New Roman"/>
          <w:color w:val="000000"/>
          <w:sz w:val="24"/>
          <w:szCs w:val="24"/>
        </w:rPr>
        <w:t xml:space="preserve">seconds. We also calculate the </w:t>
      </w:r>
      <w:r w:rsidR="00727C35">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z w:val="24"/>
          <w:szCs w:val="24"/>
        </w:rPr>
        <w:t xml:space="preserve">value with respect to the distribution whose standard deviation is given by </w:t>
      </w:r>
      <m:oMath>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δT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SE</m:t>
                </m:r>
              </m:e>
              <m:sup>
                <m:r>
                  <w:rPr>
                    <w:rFonts w:ascii="Cambria Math" w:eastAsia="Times New Roman" w:hAnsi="Cambria Math" w:cs="Times New Roman"/>
                    <w:color w:val="000000"/>
                    <w:sz w:val="24"/>
                    <w:szCs w:val="24"/>
                  </w:rPr>
                  <m:t>2</m:t>
                </m:r>
              </m:sup>
            </m:sSup>
          </m:e>
        </m:rad>
      </m:oMath>
      <w:r>
        <w:rPr>
          <w:rFonts w:ascii="Times New Roman" w:eastAsia="Times New Roman" w:hAnsi="Times New Roman" w:cs="Times New Roman"/>
          <w:color w:val="000000"/>
          <w:sz w:val="24"/>
          <w:szCs w:val="24"/>
        </w:rPr>
        <w:t>, where SE is the standard error</w:t>
      </w:r>
      <w:r w:rsidR="00727C35">
        <w:rPr>
          <w:rFonts w:ascii="Times New Roman" w:eastAsia="Times New Roman" w:hAnsi="Times New Roman" w:cs="Times New Roman"/>
          <w:color w:val="000000"/>
          <w:sz w:val="24"/>
          <w:szCs w:val="24"/>
        </w:rPr>
        <w:t xml:space="preserve"> of our 1 Period distribution</w:t>
      </w:r>
      <w:r>
        <w:rPr>
          <w:rFonts w:ascii="Times New Roman" w:eastAsia="Times New Roman" w:hAnsi="Times New Roman" w:cs="Times New Roman"/>
          <w:color w:val="000000"/>
          <w:sz w:val="24"/>
          <w:szCs w:val="24"/>
        </w:rPr>
        <w:t xml:space="preserve">. </w:t>
      </w:r>
      <w:r w:rsidR="0062491D">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able </w:t>
      </w:r>
      <w:r w:rsidR="0062491D">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p>
    <w:tbl>
      <w:tblPr>
        <w:tblStyle w:val="TableGrid"/>
        <w:tblpPr w:leftFromText="180" w:rightFromText="180" w:vertAnchor="text" w:horzAnchor="margin" w:tblpY="133"/>
        <w:tblW w:w="0" w:type="auto"/>
        <w:tblLook w:val="04A0" w:firstRow="1" w:lastRow="0" w:firstColumn="1" w:lastColumn="0" w:noHBand="0" w:noVBand="1"/>
      </w:tblPr>
      <w:tblGrid>
        <w:gridCol w:w="1165"/>
        <w:gridCol w:w="900"/>
        <w:gridCol w:w="1080"/>
        <w:gridCol w:w="990"/>
        <w:gridCol w:w="1350"/>
      </w:tblGrid>
      <w:tr w:rsidR="006A3FE5" w14:paraId="7FD203F4" w14:textId="77777777" w:rsidTr="006A3FE5">
        <w:tc>
          <w:tcPr>
            <w:tcW w:w="1165" w:type="dxa"/>
          </w:tcPr>
          <w:p w14:paraId="57E3C519" w14:textId="343BACCD"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w:t>
            </w:r>
          </w:p>
        </w:tc>
        <w:tc>
          <w:tcPr>
            <w:tcW w:w="900" w:type="dxa"/>
          </w:tcPr>
          <w:p w14:paraId="580D4678" w14:textId="1569D1F5"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 (s)</w:t>
            </w:r>
          </w:p>
        </w:tc>
        <w:tc>
          <w:tcPr>
            <w:tcW w:w="1080" w:type="dxa"/>
          </w:tcPr>
          <w:p w14:paraId="10554323" w14:textId="7B2A00B3"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 (s)</w:t>
            </w:r>
          </w:p>
        </w:tc>
        <w:tc>
          <w:tcPr>
            <w:tcW w:w="990" w:type="dxa"/>
          </w:tcPr>
          <w:p w14:paraId="31FD4B84" w14:textId="18C29064"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Z-value</w:t>
            </w:r>
          </w:p>
        </w:tc>
        <w:tc>
          <w:tcPr>
            <w:tcW w:w="1350" w:type="dxa"/>
          </w:tcPr>
          <w:p w14:paraId="5D46CA76"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6A3FE5" w14:paraId="4B8DA320" w14:textId="77777777" w:rsidTr="006A3FE5">
        <w:tc>
          <w:tcPr>
            <w:tcW w:w="1165" w:type="dxa"/>
          </w:tcPr>
          <w:p w14:paraId="36EEA7D8"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2.677</w:t>
            </w:r>
          </w:p>
        </w:tc>
        <w:tc>
          <w:tcPr>
            <w:tcW w:w="900" w:type="dxa"/>
          </w:tcPr>
          <w:p w14:paraId="7CA9DB36"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0.112</w:t>
            </w:r>
          </w:p>
        </w:tc>
        <w:tc>
          <w:tcPr>
            <w:tcW w:w="1080" w:type="dxa"/>
          </w:tcPr>
          <w:p w14:paraId="1B4BAD57"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0.035</w:t>
            </w:r>
          </w:p>
        </w:tc>
        <w:tc>
          <w:tcPr>
            <w:tcW w:w="990" w:type="dxa"/>
          </w:tcPr>
          <w:p w14:paraId="4145ACDC"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350" w:type="dxa"/>
          </w:tcPr>
          <w:p w14:paraId="29054DFD" w14:textId="77777777" w:rsidR="006A3FE5" w:rsidRDefault="006A3FE5" w:rsidP="006A3FE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w:t>
            </w:r>
          </w:p>
        </w:tc>
      </w:tr>
    </w:tbl>
    <w:p w14:paraId="26EE935A" w14:textId="6B29CE94" w:rsidR="0027424A" w:rsidRDefault="006A3FE5" w:rsidP="006A3FE5">
      <w:pPr>
        <w:spacing w:after="0" w:line="240" w:lineRule="auto"/>
        <w:jc w:val="both"/>
        <w:rPr>
          <w:rFonts w:ascii="Times New Roman" w:eastAsia="Times New Roman" w:hAnsi="Times New Roman" w:cs="Times New Roman"/>
          <w:color w:val="000000"/>
          <w:sz w:val="24"/>
          <w:szCs w:val="24"/>
        </w:rPr>
      </w:pPr>
      <w:r w:rsidRPr="0088344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4080" behindDoc="1" locked="0" layoutInCell="1" allowOverlap="1" wp14:anchorId="1E82F55B" wp14:editId="361721FB">
                <wp:simplePos x="0" y="0"/>
                <wp:positionH relativeFrom="margin">
                  <wp:align>left</wp:align>
                </wp:positionH>
                <wp:positionV relativeFrom="paragraph">
                  <wp:posOffset>459105</wp:posOffset>
                </wp:positionV>
                <wp:extent cx="3480435" cy="276225"/>
                <wp:effectExtent l="0" t="0" r="24765" b="28575"/>
                <wp:wrapTight wrapText="bothSides">
                  <wp:wrapPolygon edited="0">
                    <wp:start x="0" y="0"/>
                    <wp:lineTo x="0" y="22345"/>
                    <wp:lineTo x="21635" y="22345"/>
                    <wp:lineTo x="21635"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80435" cy="276225"/>
                        </a:xfrm>
                        <a:prstGeom prst="rect">
                          <a:avLst/>
                        </a:prstGeom>
                        <a:solidFill>
                          <a:schemeClr val="lt1"/>
                        </a:solidFill>
                        <a:ln w="6350">
                          <a:solidFill>
                            <a:prstClr val="black"/>
                          </a:solidFill>
                        </a:ln>
                      </wps:spPr>
                      <wps:txbx>
                        <w:txbxContent>
                          <w:p w14:paraId="33968D1E" w14:textId="501E57DE" w:rsidR="006A3FE5" w:rsidRPr="006A3FE5" w:rsidRDefault="006A3FE5" w:rsidP="006A3FE5">
                            <w:pPr>
                              <w:rPr>
                                <w:rFonts w:ascii="Times New Roman" w:hAnsi="Times New Roman" w:cs="Times New Roman"/>
                              </w:rPr>
                            </w:pPr>
                            <w:r w:rsidRPr="006A3FE5">
                              <w:rPr>
                                <w:rFonts w:ascii="Times New Roman" w:eastAsia="Times New Roman" w:hAnsi="Times New Roman" w:cs="Times New Roman"/>
                                <w:b/>
                                <w:bCs/>
                                <w:color w:val="000000"/>
                              </w:rPr>
                              <w:t xml:space="preserve">Table 2. </w:t>
                            </w:r>
                            <w:r w:rsidRPr="006A3FE5">
                              <w:rPr>
                                <w:rFonts w:ascii="Times New Roman" w:eastAsia="Times New Roman" w:hAnsi="Times New Roman" w:cs="Times New Roman"/>
                                <w:color w:val="000000"/>
                              </w:rPr>
                              <w:t xml:space="preserve">Finalized summary of our </w:t>
                            </w:r>
                            <w:r>
                              <w:rPr>
                                <w:rFonts w:ascii="Times New Roman" w:eastAsia="Times New Roman" w:hAnsi="Times New Roman" w:cs="Times New Roman"/>
                                <w:color w:val="000000"/>
                              </w:rPr>
                              <w:t xml:space="preserve">1 </w:t>
                            </w:r>
                            <w:r w:rsidRPr="006A3FE5">
                              <w:rPr>
                                <w:rFonts w:ascii="Times New Roman" w:eastAsia="Times New Roman" w:hAnsi="Times New Roman" w:cs="Times New Roman"/>
                                <w:color w:val="000000"/>
                              </w:rPr>
                              <w:t>period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2F55B" id="Text Box 29" o:spid="_x0000_s1027" type="#_x0000_t202" style="position:absolute;left:0;text-align:left;margin-left:0;margin-top:36.15pt;width:274.05pt;height:21.75pt;z-index:-251622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HgxOw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" fillcolor="white [3201]" strokeweight=".5pt">
                <v:textbox>
                  <w:txbxContent>
                    <w:p w14:paraId="33968D1E" w14:textId="501E57DE" w:rsidR="006A3FE5" w:rsidRPr="006A3FE5" w:rsidRDefault="006A3FE5" w:rsidP="006A3FE5">
                      <w:pPr>
                        <w:rPr>
                          <w:rFonts w:ascii="Times New Roman" w:hAnsi="Times New Roman" w:cs="Times New Roman"/>
                        </w:rPr>
                      </w:pPr>
                      <w:r w:rsidRPr="006A3FE5">
                        <w:rPr>
                          <w:rFonts w:ascii="Times New Roman" w:eastAsia="Times New Roman" w:hAnsi="Times New Roman" w:cs="Times New Roman"/>
                          <w:b/>
                          <w:bCs/>
                          <w:color w:val="000000"/>
                        </w:rPr>
                        <w:t xml:space="preserve">Table 2. </w:t>
                      </w:r>
                      <w:r w:rsidRPr="006A3FE5">
                        <w:rPr>
                          <w:rFonts w:ascii="Times New Roman" w:eastAsia="Times New Roman" w:hAnsi="Times New Roman" w:cs="Times New Roman"/>
                          <w:color w:val="000000"/>
                        </w:rPr>
                        <w:t xml:space="preserve">Finalized summary of our </w:t>
                      </w:r>
                      <w:r>
                        <w:rPr>
                          <w:rFonts w:ascii="Times New Roman" w:eastAsia="Times New Roman" w:hAnsi="Times New Roman" w:cs="Times New Roman"/>
                          <w:color w:val="000000"/>
                        </w:rPr>
                        <w:t xml:space="preserve">1 </w:t>
                      </w:r>
                      <w:r w:rsidRPr="006A3FE5">
                        <w:rPr>
                          <w:rFonts w:ascii="Times New Roman" w:eastAsia="Times New Roman" w:hAnsi="Times New Roman" w:cs="Times New Roman"/>
                          <w:color w:val="000000"/>
                        </w:rPr>
                        <w:t>period values</w:t>
                      </w:r>
                    </w:p>
                  </w:txbxContent>
                </v:textbox>
                <w10:wrap type="tight" anchorx="margin"/>
              </v:shape>
            </w:pict>
          </mc:Fallback>
        </mc:AlternateContent>
      </w:r>
      <w:r w:rsidR="00070BE1">
        <w:rPr>
          <w:rFonts w:ascii="Times New Roman" w:eastAsia="Times New Roman" w:hAnsi="Times New Roman" w:cs="Times New Roman"/>
          <w:color w:val="000000"/>
          <w:sz w:val="24"/>
          <w:szCs w:val="24"/>
        </w:rPr>
        <w:t xml:space="preserve">summarizes our 1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experiment. Based on this </w:t>
      </w:r>
      <w:r w:rsidR="00727C35">
        <w:rPr>
          <w:rFonts w:ascii="Times New Roman" w:eastAsia="Times New Roman" w:hAnsi="Times New Roman" w:cs="Times New Roman"/>
          <w:color w:val="000000"/>
          <w:sz w:val="24"/>
          <w:szCs w:val="24"/>
        </w:rPr>
        <w:t>Z-</w:t>
      </w:r>
      <w:r w:rsidR="00070BE1">
        <w:rPr>
          <w:rFonts w:ascii="Times New Roman" w:eastAsia="Times New Roman" w:hAnsi="Times New Roman" w:cs="Times New Roman"/>
          <w:color w:val="000000"/>
          <w:sz w:val="24"/>
          <w:szCs w:val="24"/>
        </w:rPr>
        <w:t>value we calculate the probability of agreement using Table C2 in Bevington [</w:t>
      </w:r>
      <w:r w:rsidR="00AC62CC">
        <w:rPr>
          <w:rFonts w:ascii="Times New Roman" w:eastAsia="Times New Roman" w:hAnsi="Times New Roman" w:cs="Times New Roman"/>
          <w:color w:val="000000"/>
          <w:sz w:val="24"/>
          <w:szCs w:val="24"/>
        </w:rPr>
        <w:t>6</w:t>
      </w:r>
      <w:r w:rsidR="00070BE1">
        <w:rPr>
          <w:rFonts w:ascii="Times New Roman" w:eastAsia="Times New Roman" w:hAnsi="Times New Roman" w:cs="Times New Roman"/>
          <w:color w:val="000000"/>
          <w:sz w:val="24"/>
          <w:szCs w:val="24"/>
        </w:rPr>
        <w:t xml:space="preserve">]. </w:t>
      </w:r>
    </w:p>
    <w:p w14:paraId="31821A1B" w14:textId="77777777" w:rsidR="00B43DB8" w:rsidRPr="00B43DB8" w:rsidRDefault="00B43DB8" w:rsidP="006A3FE5">
      <w:pPr>
        <w:spacing w:after="0" w:line="240" w:lineRule="auto"/>
        <w:jc w:val="both"/>
        <w:rPr>
          <w:rFonts w:ascii="Times New Roman" w:eastAsia="Times New Roman" w:hAnsi="Times New Roman" w:cs="Times New Roman"/>
          <w:color w:val="000000"/>
          <w:sz w:val="16"/>
          <w:szCs w:val="16"/>
        </w:rPr>
      </w:pPr>
    </w:p>
    <w:p w14:paraId="3C354F1E" w14:textId="41FA8DCF" w:rsidR="0027424A" w:rsidRPr="0027424A" w:rsidRDefault="00E750C0" w:rsidP="006175E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last column </w:t>
      </w:r>
      <w:r w:rsidR="009F4DA4">
        <w:rPr>
          <w:rFonts w:ascii="Times New Roman" w:eastAsia="Times New Roman" w:hAnsi="Times New Roman" w:cs="Times New Roman"/>
          <w:color w:val="000000"/>
          <w:sz w:val="24"/>
          <w:szCs w:val="24"/>
        </w:rPr>
        <w:t xml:space="preserve">tells that we have </w:t>
      </w:r>
      <w:r w:rsidR="00DE1217">
        <w:rPr>
          <w:rFonts w:ascii="Times New Roman" w:eastAsia="Times New Roman" w:hAnsi="Times New Roman" w:cs="Times New Roman"/>
          <w:color w:val="000000"/>
          <w:sz w:val="24"/>
          <w:szCs w:val="24"/>
        </w:rPr>
        <w:t xml:space="preserve">a </w:t>
      </w:r>
      <w:r w:rsidR="00EB4776">
        <w:rPr>
          <w:rFonts w:ascii="Times New Roman" w:eastAsia="Times New Roman" w:hAnsi="Times New Roman" w:cs="Times New Roman"/>
          <w:color w:val="000000"/>
          <w:sz w:val="24"/>
          <w:szCs w:val="24"/>
        </w:rPr>
        <w:t>97</w:t>
      </w:r>
      <w:r w:rsidR="009F4DA4">
        <w:rPr>
          <w:rFonts w:ascii="Times New Roman" w:eastAsia="Times New Roman" w:hAnsi="Times New Roman" w:cs="Times New Roman"/>
          <w:color w:val="000000"/>
          <w:sz w:val="24"/>
          <w:szCs w:val="24"/>
        </w:rPr>
        <w:t>% chance of</w:t>
      </w:r>
      <w:r w:rsidR="00EC43C1">
        <w:rPr>
          <w:rFonts w:ascii="Times New Roman" w:eastAsia="Times New Roman" w:hAnsi="Times New Roman" w:cs="Times New Roman"/>
          <w:color w:val="000000"/>
          <w:sz w:val="24"/>
          <w:szCs w:val="24"/>
        </w:rPr>
        <w:t xml:space="preserve"> </w:t>
      </w:r>
      <w:r w:rsidR="000C5662">
        <w:rPr>
          <w:rFonts w:ascii="Times New Roman" w:eastAsia="Times New Roman" w:hAnsi="Times New Roman" w:cs="Times New Roman"/>
          <w:color w:val="000000"/>
          <w:sz w:val="24"/>
          <w:szCs w:val="24"/>
        </w:rPr>
        <w:t xml:space="preserve">producing a Z-value </w:t>
      </w:r>
      <w:r w:rsidR="00EB4776">
        <w:rPr>
          <w:rFonts w:ascii="Times New Roman" w:eastAsia="Times New Roman" w:hAnsi="Times New Roman" w:cs="Times New Roman"/>
          <w:color w:val="000000"/>
          <w:sz w:val="24"/>
          <w:szCs w:val="24"/>
        </w:rPr>
        <w:t>less</w:t>
      </w:r>
      <w:r w:rsidR="001A7CF3">
        <w:rPr>
          <w:rFonts w:ascii="Times New Roman" w:eastAsia="Times New Roman" w:hAnsi="Times New Roman" w:cs="Times New Roman"/>
          <w:color w:val="000000"/>
          <w:sz w:val="24"/>
          <w:szCs w:val="24"/>
        </w:rPr>
        <w:t xml:space="preserve"> than or equal to 2.27</w:t>
      </w:r>
      <m:oMath>
        <m:r>
          <w:rPr>
            <w:rFonts w:ascii="Cambria Math" w:eastAsia="Times New Roman" w:hAnsi="Cambria Math" w:cs="Times New Roman"/>
            <w:color w:val="000000"/>
            <w:sz w:val="24"/>
            <w:szCs w:val="24"/>
          </w:rPr>
          <m:t>σ</m:t>
        </m:r>
      </m:oMath>
      <w:r w:rsidR="008F5B25">
        <w:rPr>
          <w:rFonts w:ascii="Times New Roman" w:eastAsia="Times New Roman" w:hAnsi="Times New Roman" w:cs="Times New Roman"/>
          <w:color w:val="000000"/>
          <w:sz w:val="24"/>
          <w:szCs w:val="24"/>
        </w:rPr>
        <w:t xml:space="preserve"> </w:t>
      </w:r>
      <w:r w:rsidR="004C5AA2">
        <w:rPr>
          <w:rFonts w:ascii="Times New Roman" w:eastAsia="Times New Roman" w:hAnsi="Times New Roman" w:cs="Times New Roman"/>
          <w:color w:val="000000"/>
          <w:sz w:val="24"/>
          <w:szCs w:val="24"/>
        </w:rPr>
        <w:t>from the simple pendulum theoretical value.</w:t>
      </w:r>
      <w:r w:rsidR="00893EA0">
        <w:rPr>
          <w:rFonts w:ascii="Times New Roman" w:eastAsia="Times New Roman" w:hAnsi="Times New Roman" w:cs="Times New Roman"/>
          <w:color w:val="000000"/>
          <w:sz w:val="24"/>
          <w:szCs w:val="24"/>
        </w:rPr>
        <w:t xml:space="preserve"> </w:t>
      </w:r>
      <w:r w:rsidR="00877D00">
        <w:rPr>
          <w:rFonts w:ascii="Times New Roman" w:eastAsia="Times New Roman" w:hAnsi="Times New Roman" w:cs="Times New Roman"/>
          <w:color w:val="000000"/>
          <w:sz w:val="24"/>
          <w:szCs w:val="24"/>
        </w:rPr>
        <w:t>Therefore</w:t>
      </w:r>
      <w:r w:rsidR="0076461B">
        <w:rPr>
          <w:rFonts w:ascii="Times New Roman" w:eastAsia="Times New Roman" w:hAnsi="Times New Roman" w:cs="Times New Roman"/>
          <w:color w:val="000000"/>
          <w:sz w:val="24"/>
          <w:szCs w:val="24"/>
        </w:rPr>
        <w:t>, it is unlikely</w:t>
      </w:r>
      <w:r w:rsidR="0051530E">
        <w:rPr>
          <w:rFonts w:ascii="Times New Roman" w:eastAsia="Times New Roman" w:hAnsi="Times New Roman" w:cs="Times New Roman"/>
          <w:color w:val="000000"/>
          <w:sz w:val="24"/>
          <w:szCs w:val="24"/>
        </w:rPr>
        <w:t xml:space="preserve"> (3% chance)</w:t>
      </w:r>
      <w:r w:rsidR="0076461B">
        <w:rPr>
          <w:rFonts w:ascii="Times New Roman" w:eastAsia="Times New Roman" w:hAnsi="Times New Roman" w:cs="Times New Roman"/>
          <w:color w:val="000000"/>
          <w:sz w:val="24"/>
          <w:szCs w:val="24"/>
        </w:rPr>
        <w:t xml:space="preserve"> that </w:t>
      </w:r>
      <w:r w:rsidR="00877D00">
        <w:rPr>
          <w:rFonts w:ascii="Times New Roman" w:eastAsia="Times New Roman" w:hAnsi="Times New Roman" w:cs="Times New Roman"/>
          <w:color w:val="000000"/>
          <w:sz w:val="24"/>
          <w:szCs w:val="24"/>
        </w:rPr>
        <w:t>a simple pendulum model is in agreement with our data.</w:t>
      </w:r>
      <w:r w:rsidR="006F7CB3">
        <w:rPr>
          <w:rFonts w:ascii="Times New Roman" w:eastAsia="Times New Roman" w:hAnsi="Times New Roman" w:cs="Times New Roman"/>
          <w:color w:val="000000"/>
          <w:sz w:val="24"/>
          <w:szCs w:val="24"/>
        </w:rPr>
        <w:t xml:space="preserve"> </w:t>
      </w:r>
    </w:p>
    <w:p w14:paraId="731495B8" w14:textId="77777777" w:rsidR="00070BE1" w:rsidRPr="00403573" w:rsidRDefault="00070BE1" w:rsidP="00070BE1">
      <w:pPr>
        <w:spacing w:after="0" w:line="240" w:lineRule="auto"/>
        <w:rPr>
          <w:rFonts w:ascii="Times New Roman" w:eastAsia="Times New Roman" w:hAnsi="Times New Roman" w:cs="Times New Roman"/>
          <w:b/>
          <w:bCs/>
          <w:color w:val="000000"/>
          <w:sz w:val="16"/>
          <w:szCs w:val="16"/>
        </w:rPr>
      </w:pPr>
    </w:p>
    <w:p w14:paraId="4965BF38" w14:textId="4BC96576" w:rsidR="004545B8" w:rsidRDefault="00070BE1" w:rsidP="00070BE1">
      <w:pPr>
        <w:spacing w:after="0" w:line="240" w:lineRule="auto"/>
        <w:rPr>
          <w:rFonts w:ascii="Times New Roman" w:eastAsia="Times New Roman" w:hAnsi="Times New Roman" w:cs="Times New Roman"/>
          <w:b/>
          <w:bCs/>
          <w:color w:val="000000"/>
          <w:sz w:val="24"/>
          <w:szCs w:val="24"/>
        </w:rPr>
      </w:pPr>
      <w:r w:rsidRPr="0088344C">
        <w:rPr>
          <w:rFonts w:ascii="Times New Roman" w:eastAsia="Times New Roman" w:hAnsi="Times New Roman" w:cs="Times New Roman"/>
          <w:b/>
          <w:bCs/>
          <w:color w:val="000000"/>
          <w:sz w:val="24"/>
          <w:szCs w:val="24"/>
        </w:rPr>
        <w:t xml:space="preserve">10 </w:t>
      </w:r>
      <w:r w:rsidR="004545B8">
        <w:rPr>
          <w:rFonts w:ascii="Times New Roman" w:eastAsia="Times New Roman" w:hAnsi="Times New Roman" w:cs="Times New Roman"/>
          <w:b/>
          <w:bCs/>
          <w:color w:val="000000"/>
          <w:sz w:val="24"/>
          <w:szCs w:val="24"/>
        </w:rPr>
        <w:t>Periods</w:t>
      </w:r>
    </w:p>
    <w:tbl>
      <w:tblPr>
        <w:tblStyle w:val="TableGrid"/>
        <w:tblpPr w:leftFromText="180" w:rightFromText="180" w:vertAnchor="text" w:horzAnchor="margin" w:tblpY="111"/>
        <w:tblOverlap w:val="never"/>
        <w:tblW w:w="0" w:type="auto"/>
        <w:tblLayout w:type="fixed"/>
        <w:tblLook w:val="04A0" w:firstRow="1" w:lastRow="0" w:firstColumn="1" w:lastColumn="0" w:noHBand="0" w:noVBand="1"/>
      </w:tblPr>
      <w:tblGrid>
        <w:gridCol w:w="1070"/>
        <w:gridCol w:w="1085"/>
        <w:gridCol w:w="810"/>
        <w:gridCol w:w="1080"/>
        <w:gridCol w:w="1080"/>
        <w:gridCol w:w="1440"/>
      </w:tblGrid>
      <w:tr w:rsidR="00D4537C" w:rsidRPr="0088344C" w14:paraId="11B2ADAA" w14:textId="77777777" w:rsidTr="00D4537C">
        <w:trPr>
          <w:trHeight w:val="191"/>
        </w:trPr>
        <w:tc>
          <w:tcPr>
            <w:tcW w:w="1070" w:type="dxa"/>
          </w:tcPr>
          <w:p w14:paraId="081623F5" w14:textId="300BE66F"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Run</w:t>
            </w:r>
            <w:r w:rsidR="00D4537C">
              <w:rPr>
                <w:rFonts w:ascii="Times New Roman" w:eastAsia="Times New Roman" w:hAnsi="Times New Roman" w:cs="Times New Roman"/>
                <w:b/>
                <w:bCs/>
                <w:color w:val="000000"/>
              </w:rPr>
              <w:t>s</w:t>
            </w:r>
          </w:p>
        </w:tc>
        <w:tc>
          <w:tcPr>
            <w:tcW w:w="1085" w:type="dxa"/>
          </w:tcPr>
          <w:p w14:paraId="546E2274" w14:textId="77777777"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Mean (s)</w:t>
            </w:r>
          </w:p>
        </w:tc>
        <w:tc>
          <w:tcPr>
            <w:tcW w:w="810" w:type="dxa"/>
          </w:tcPr>
          <w:p w14:paraId="202C9BAD" w14:textId="77777777"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SD (</w:t>
            </w:r>
            <w:r>
              <w:rPr>
                <w:rFonts w:ascii="Times New Roman" w:eastAsia="Times New Roman" w:hAnsi="Times New Roman" w:cs="Times New Roman"/>
                <w:b/>
                <w:bCs/>
                <w:color w:val="000000"/>
              </w:rPr>
              <w:t>s</w:t>
            </w:r>
            <w:r w:rsidRPr="0000691B">
              <w:rPr>
                <w:rFonts w:ascii="Times New Roman" w:eastAsia="Times New Roman" w:hAnsi="Times New Roman" w:cs="Times New Roman"/>
                <w:b/>
                <w:bCs/>
                <w:color w:val="000000"/>
              </w:rPr>
              <w:t>)</w:t>
            </w:r>
          </w:p>
        </w:tc>
        <w:tc>
          <w:tcPr>
            <w:tcW w:w="1080" w:type="dxa"/>
          </w:tcPr>
          <w:p w14:paraId="6A5D0606" w14:textId="77777777"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SDM (s)</w:t>
            </w:r>
          </w:p>
        </w:tc>
        <w:tc>
          <w:tcPr>
            <w:tcW w:w="1080" w:type="dxa"/>
          </w:tcPr>
          <w:p w14:paraId="0DBD0DA4" w14:textId="4CBD210D"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Z</w:t>
            </w:r>
            <w:r w:rsidR="00D4537C">
              <w:rPr>
                <w:rFonts w:ascii="Times New Roman" w:eastAsia="Times New Roman" w:hAnsi="Times New Roman" w:cs="Times New Roman"/>
                <w:b/>
                <w:bCs/>
                <w:color w:val="000000"/>
              </w:rPr>
              <w:t>-</w:t>
            </w:r>
            <w:r w:rsidRPr="0000691B">
              <w:rPr>
                <w:rFonts w:ascii="Times New Roman" w:eastAsia="Times New Roman" w:hAnsi="Times New Roman" w:cs="Times New Roman"/>
                <w:b/>
                <w:bCs/>
                <w:color w:val="000000"/>
              </w:rPr>
              <w:t>value</w:t>
            </w:r>
          </w:p>
        </w:tc>
        <w:tc>
          <w:tcPr>
            <w:tcW w:w="1440" w:type="dxa"/>
          </w:tcPr>
          <w:p w14:paraId="28C110EA" w14:textId="77777777" w:rsidR="00EE6CC0" w:rsidRPr="0000691B" w:rsidRDefault="00EE6CC0" w:rsidP="00EE6CC0">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Probability</w:t>
            </w:r>
          </w:p>
        </w:tc>
      </w:tr>
      <w:tr w:rsidR="00D4537C" w:rsidRPr="0088344C" w14:paraId="454AD4F6" w14:textId="77777777" w:rsidTr="00D4537C">
        <w:trPr>
          <w:trHeight w:val="383"/>
        </w:trPr>
        <w:tc>
          <w:tcPr>
            <w:tcW w:w="1070" w:type="dxa"/>
          </w:tcPr>
          <w:p w14:paraId="0EBCFF45"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1</w:t>
            </w:r>
          </w:p>
        </w:tc>
        <w:tc>
          <w:tcPr>
            <w:tcW w:w="1085" w:type="dxa"/>
          </w:tcPr>
          <w:p w14:paraId="0399A980"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2.762</w:t>
            </w:r>
          </w:p>
        </w:tc>
        <w:tc>
          <w:tcPr>
            <w:tcW w:w="810" w:type="dxa"/>
          </w:tcPr>
          <w:p w14:paraId="39084627"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0.008</w:t>
            </w:r>
          </w:p>
          <w:p w14:paraId="0D7817EB"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533A4C5D"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7E907C40"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07FB95BF"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w:t>
            </w:r>
            <w:r>
              <w:rPr>
                <w:rFonts w:ascii="Times New Roman" w:hAnsi="Times New Roman" w:cs="Times New Roman"/>
                <w:color w:val="000000"/>
                <w:sz w:val="18"/>
                <w:szCs w:val="18"/>
              </w:rPr>
              <w:t>80</w:t>
            </w:r>
          </w:p>
        </w:tc>
        <w:tc>
          <w:tcPr>
            <w:tcW w:w="1440" w:type="dxa"/>
          </w:tcPr>
          <w:p w14:paraId="59AC627A"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0.57</w:t>
            </w:r>
          </w:p>
        </w:tc>
      </w:tr>
      <w:tr w:rsidR="00D4537C" w:rsidRPr="0088344C" w14:paraId="6FA177C2" w14:textId="77777777" w:rsidTr="00D4537C">
        <w:trPr>
          <w:trHeight w:val="383"/>
        </w:trPr>
        <w:tc>
          <w:tcPr>
            <w:tcW w:w="1070" w:type="dxa"/>
          </w:tcPr>
          <w:p w14:paraId="62D8B7C2"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2</w:t>
            </w:r>
          </w:p>
        </w:tc>
        <w:tc>
          <w:tcPr>
            <w:tcW w:w="1085" w:type="dxa"/>
          </w:tcPr>
          <w:p w14:paraId="2F0E77E0"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2.768</w:t>
            </w:r>
          </w:p>
          <w:p w14:paraId="5919A384"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tcPr>
          <w:p w14:paraId="47A2E24F"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w:t>
            </w:r>
            <w:r>
              <w:rPr>
                <w:rFonts w:ascii="Times New Roman" w:hAnsi="Times New Roman" w:cs="Times New Roman"/>
                <w:color w:val="000000"/>
                <w:sz w:val="18"/>
                <w:szCs w:val="18"/>
              </w:rPr>
              <w:t>08</w:t>
            </w:r>
          </w:p>
          <w:p w14:paraId="4ED0C4FE"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3A222B60"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w:t>
            </w:r>
            <w:r>
              <w:rPr>
                <w:rFonts w:ascii="Times New Roman" w:hAnsi="Times New Roman" w:cs="Times New Roman"/>
                <w:color w:val="000000"/>
                <w:sz w:val="18"/>
                <w:szCs w:val="18"/>
              </w:rPr>
              <w:t>03</w:t>
            </w:r>
          </w:p>
          <w:p w14:paraId="4BE6D951"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722BD14A"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2.13</w:t>
            </w:r>
          </w:p>
        </w:tc>
        <w:tc>
          <w:tcPr>
            <w:tcW w:w="1440" w:type="dxa"/>
          </w:tcPr>
          <w:p w14:paraId="1608EE0F"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0.96</w:t>
            </w:r>
          </w:p>
        </w:tc>
      </w:tr>
      <w:tr w:rsidR="00D4537C" w:rsidRPr="0088344C" w14:paraId="65DF2242" w14:textId="77777777" w:rsidTr="00D4537C">
        <w:trPr>
          <w:trHeight w:val="383"/>
        </w:trPr>
        <w:tc>
          <w:tcPr>
            <w:tcW w:w="1070" w:type="dxa"/>
          </w:tcPr>
          <w:p w14:paraId="207C442A"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3</w:t>
            </w:r>
          </w:p>
        </w:tc>
        <w:tc>
          <w:tcPr>
            <w:tcW w:w="1085" w:type="dxa"/>
          </w:tcPr>
          <w:p w14:paraId="5A4FCE4E"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2.766</w:t>
            </w:r>
          </w:p>
          <w:p w14:paraId="42AA7861"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tcPr>
          <w:p w14:paraId="20D8E640"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0.009</w:t>
            </w:r>
          </w:p>
          <w:p w14:paraId="3C05E3E4"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490475F9"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0.003</w:t>
            </w:r>
          </w:p>
          <w:p w14:paraId="4B2EAA9F"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58547572"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1.63</w:t>
            </w:r>
          </w:p>
        </w:tc>
        <w:tc>
          <w:tcPr>
            <w:tcW w:w="1440" w:type="dxa"/>
          </w:tcPr>
          <w:p w14:paraId="3B2A6E88"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0.89</w:t>
            </w:r>
          </w:p>
        </w:tc>
      </w:tr>
      <w:tr w:rsidR="00D4537C" w:rsidRPr="0088344C" w14:paraId="2A8411A7" w14:textId="77777777" w:rsidTr="00D4537C">
        <w:trPr>
          <w:trHeight w:val="383"/>
        </w:trPr>
        <w:tc>
          <w:tcPr>
            <w:tcW w:w="1070" w:type="dxa"/>
            <w:shd w:val="clear" w:color="auto" w:fill="auto"/>
          </w:tcPr>
          <w:p w14:paraId="3C32296D"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4</w:t>
            </w:r>
          </w:p>
        </w:tc>
        <w:tc>
          <w:tcPr>
            <w:tcW w:w="1085" w:type="dxa"/>
          </w:tcPr>
          <w:p w14:paraId="6B6C0034"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2.763</w:t>
            </w:r>
          </w:p>
          <w:p w14:paraId="2950C147"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tcPr>
          <w:p w14:paraId="1A139A56"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7D148B0A"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1826E882"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27B29008"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084C3D5B"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1.21</w:t>
            </w:r>
          </w:p>
        </w:tc>
        <w:tc>
          <w:tcPr>
            <w:tcW w:w="1440" w:type="dxa"/>
          </w:tcPr>
          <w:p w14:paraId="6FDA733E"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0.99</w:t>
            </w:r>
          </w:p>
        </w:tc>
      </w:tr>
      <w:tr w:rsidR="00EE6CC0" w:rsidRPr="0088344C" w14:paraId="4D373570" w14:textId="77777777" w:rsidTr="00D4537C">
        <w:trPr>
          <w:trHeight w:val="383"/>
        </w:trPr>
        <w:tc>
          <w:tcPr>
            <w:tcW w:w="1070" w:type="dxa"/>
            <w:shd w:val="clear" w:color="auto" w:fill="FF6565"/>
          </w:tcPr>
          <w:p w14:paraId="27A5FE86"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5</w:t>
            </w:r>
          </w:p>
        </w:tc>
        <w:tc>
          <w:tcPr>
            <w:tcW w:w="1085" w:type="dxa"/>
            <w:shd w:val="clear" w:color="auto" w:fill="FF6565"/>
          </w:tcPr>
          <w:p w14:paraId="26221FC4"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2.768</w:t>
            </w:r>
          </w:p>
          <w:p w14:paraId="062967D1"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shd w:val="clear" w:color="auto" w:fill="FF6565"/>
          </w:tcPr>
          <w:p w14:paraId="7D806695"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0.011</w:t>
            </w:r>
          </w:p>
          <w:p w14:paraId="41EC6208"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shd w:val="clear" w:color="auto" w:fill="FF6565"/>
          </w:tcPr>
          <w:p w14:paraId="2479A925"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0.004</w:t>
            </w:r>
          </w:p>
          <w:p w14:paraId="6A5ABAEB"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shd w:val="clear" w:color="auto" w:fill="FF6565"/>
          </w:tcPr>
          <w:p w14:paraId="35C1B857"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1.82</w:t>
            </w:r>
          </w:p>
        </w:tc>
        <w:tc>
          <w:tcPr>
            <w:tcW w:w="1440" w:type="dxa"/>
            <w:shd w:val="clear" w:color="auto" w:fill="FF6565"/>
          </w:tcPr>
          <w:p w14:paraId="63C9BBD1"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0.93</w:t>
            </w:r>
          </w:p>
        </w:tc>
      </w:tr>
      <w:tr w:rsidR="00D4537C" w:rsidRPr="0088344C" w14:paraId="5DB9679D" w14:textId="77777777" w:rsidTr="00D4537C">
        <w:trPr>
          <w:trHeight w:val="373"/>
        </w:trPr>
        <w:tc>
          <w:tcPr>
            <w:tcW w:w="1070" w:type="dxa"/>
          </w:tcPr>
          <w:p w14:paraId="5A09F4D5"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lastRenderedPageBreak/>
              <w:t>6</w:t>
            </w:r>
          </w:p>
        </w:tc>
        <w:tc>
          <w:tcPr>
            <w:tcW w:w="1085" w:type="dxa"/>
          </w:tcPr>
          <w:p w14:paraId="4B0285D7"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2.767</w:t>
            </w:r>
          </w:p>
          <w:p w14:paraId="3AD5699D"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tcPr>
          <w:p w14:paraId="28418414"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0.007</w:t>
            </w:r>
          </w:p>
          <w:p w14:paraId="7474B726"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3CA31C60"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5884542F"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679E6996"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2.10</w:t>
            </w:r>
          </w:p>
        </w:tc>
        <w:tc>
          <w:tcPr>
            <w:tcW w:w="1440" w:type="dxa"/>
          </w:tcPr>
          <w:p w14:paraId="43458984"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0.96</w:t>
            </w:r>
          </w:p>
        </w:tc>
      </w:tr>
      <w:tr w:rsidR="00D4537C" w:rsidRPr="0088344C" w14:paraId="471BB6E6" w14:textId="77777777" w:rsidTr="00D4537C">
        <w:trPr>
          <w:trHeight w:val="383"/>
        </w:trPr>
        <w:tc>
          <w:tcPr>
            <w:tcW w:w="1070" w:type="dxa"/>
          </w:tcPr>
          <w:p w14:paraId="2CC8E9FF"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7</w:t>
            </w:r>
          </w:p>
        </w:tc>
        <w:tc>
          <w:tcPr>
            <w:tcW w:w="1085" w:type="dxa"/>
          </w:tcPr>
          <w:p w14:paraId="32C5AE0F"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2.769</w:t>
            </w:r>
          </w:p>
        </w:tc>
        <w:tc>
          <w:tcPr>
            <w:tcW w:w="810" w:type="dxa"/>
          </w:tcPr>
          <w:p w14:paraId="64B347CB"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4CD6287D"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4EDC12E9"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6BCE43C4"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630AAF36"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2.65</w:t>
            </w:r>
          </w:p>
        </w:tc>
        <w:tc>
          <w:tcPr>
            <w:tcW w:w="1440" w:type="dxa"/>
          </w:tcPr>
          <w:p w14:paraId="2BF091F2"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r w:rsidR="00EE6CC0" w:rsidRPr="0088344C" w14:paraId="1C35EE43" w14:textId="77777777" w:rsidTr="00D4537C">
        <w:trPr>
          <w:trHeight w:val="383"/>
        </w:trPr>
        <w:tc>
          <w:tcPr>
            <w:tcW w:w="1070" w:type="dxa"/>
            <w:shd w:val="clear" w:color="auto" w:fill="A8D08D" w:themeFill="accent6" w:themeFillTint="99"/>
          </w:tcPr>
          <w:p w14:paraId="0D44620F"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8</w:t>
            </w:r>
          </w:p>
        </w:tc>
        <w:tc>
          <w:tcPr>
            <w:tcW w:w="1085" w:type="dxa"/>
            <w:shd w:val="clear" w:color="auto" w:fill="A8D08D" w:themeFill="accent6" w:themeFillTint="99"/>
          </w:tcPr>
          <w:p w14:paraId="13729E63"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2.770</w:t>
            </w:r>
          </w:p>
          <w:p w14:paraId="2F32F3A3"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shd w:val="clear" w:color="auto" w:fill="A8D08D" w:themeFill="accent6" w:themeFillTint="99"/>
          </w:tcPr>
          <w:p w14:paraId="50B98C7B"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0.003</w:t>
            </w:r>
          </w:p>
          <w:p w14:paraId="794F2378"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shd w:val="clear" w:color="auto" w:fill="A8D08D" w:themeFill="accent6" w:themeFillTint="99"/>
          </w:tcPr>
          <w:p w14:paraId="6C10BC29"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0.001</w:t>
            </w:r>
          </w:p>
          <w:p w14:paraId="590F5D9D"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shd w:val="clear" w:color="auto" w:fill="A8D08D" w:themeFill="accent6" w:themeFillTint="99"/>
          </w:tcPr>
          <w:p w14:paraId="3D873F74"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2.99</w:t>
            </w:r>
          </w:p>
        </w:tc>
        <w:tc>
          <w:tcPr>
            <w:tcW w:w="1440" w:type="dxa"/>
            <w:shd w:val="clear" w:color="auto" w:fill="A8D08D" w:themeFill="accent6" w:themeFillTint="99"/>
          </w:tcPr>
          <w:p w14:paraId="089A22CE"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r w:rsidR="00D4537C" w:rsidRPr="0088344C" w14:paraId="18C831D0" w14:textId="77777777" w:rsidTr="00D4537C">
        <w:trPr>
          <w:trHeight w:val="63"/>
        </w:trPr>
        <w:tc>
          <w:tcPr>
            <w:tcW w:w="1070" w:type="dxa"/>
          </w:tcPr>
          <w:p w14:paraId="5C02475F" w14:textId="77777777" w:rsidR="00EE6CC0" w:rsidRPr="0000691B" w:rsidRDefault="00EE6CC0" w:rsidP="00EE6CC0">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9</w:t>
            </w:r>
          </w:p>
        </w:tc>
        <w:tc>
          <w:tcPr>
            <w:tcW w:w="1085" w:type="dxa"/>
          </w:tcPr>
          <w:p w14:paraId="5E78E8D8" w14:textId="59D87B65"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2.776</w:t>
            </w:r>
          </w:p>
          <w:p w14:paraId="5F897E6F" w14:textId="756B73C2" w:rsidR="00EE6CC0" w:rsidRPr="0000691B" w:rsidRDefault="00EE6CC0" w:rsidP="00EE6CC0">
            <w:pPr>
              <w:jc w:val="center"/>
              <w:rPr>
                <w:rFonts w:ascii="Times New Roman" w:eastAsia="Times New Roman" w:hAnsi="Times New Roman" w:cs="Times New Roman"/>
                <w:b/>
                <w:bCs/>
                <w:color w:val="000000"/>
                <w:sz w:val="18"/>
                <w:szCs w:val="18"/>
              </w:rPr>
            </w:pPr>
          </w:p>
        </w:tc>
        <w:tc>
          <w:tcPr>
            <w:tcW w:w="810" w:type="dxa"/>
          </w:tcPr>
          <w:p w14:paraId="38C44B9B"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5D9546A2"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42C3A013"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65E0CFF8" w14:textId="77777777" w:rsidR="00EE6CC0" w:rsidRPr="0000691B" w:rsidRDefault="00EE6CC0" w:rsidP="00EE6CC0">
            <w:pPr>
              <w:jc w:val="center"/>
              <w:rPr>
                <w:rFonts w:ascii="Times New Roman" w:eastAsia="Times New Roman" w:hAnsi="Times New Roman" w:cs="Times New Roman"/>
                <w:b/>
                <w:bCs/>
                <w:color w:val="000000"/>
                <w:sz w:val="18"/>
                <w:szCs w:val="18"/>
              </w:rPr>
            </w:pPr>
          </w:p>
        </w:tc>
        <w:tc>
          <w:tcPr>
            <w:tcW w:w="1080" w:type="dxa"/>
          </w:tcPr>
          <w:p w14:paraId="7C97397A" w14:textId="77777777" w:rsidR="00EE6CC0" w:rsidRPr="0000691B" w:rsidRDefault="00EE6CC0" w:rsidP="00EE6CC0">
            <w:pPr>
              <w:jc w:val="center"/>
              <w:rPr>
                <w:rFonts w:ascii="Times New Roman" w:hAnsi="Times New Roman" w:cs="Times New Roman"/>
                <w:color w:val="000000"/>
                <w:sz w:val="18"/>
                <w:szCs w:val="18"/>
              </w:rPr>
            </w:pPr>
            <w:r>
              <w:rPr>
                <w:rFonts w:ascii="Times New Roman" w:hAnsi="Times New Roman" w:cs="Times New Roman"/>
                <w:color w:val="000000"/>
                <w:sz w:val="18"/>
                <w:szCs w:val="18"/>
              </w:rPr>
              <w:t>4.12</w:t>
            </w:r>
          </w:p>
        </w:tc>
        <w:tc>
          <w:tcPr>
            <w:tcW w:w="1440" w:type="dxa"/>
          </w:tcPr>
          <w:p w14:paraId="5084FC19" w14:textId="77777777" w:rsidR="00EE6CC0" w:rsidRPr="0000691B" w:rsidRDefault="00EE6CC0" w:rsidP="00EE6CC0">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bl>
    <w:p w14:paraId="287C357F" w14:textId="0B9A53F2" w:rsidR="00070BE1" w:rsidRDefault="00847D93"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w:t>
      </w:r>
      <w:r w:rsidR="004545B8">
        <w:rPr>
          <w:rFonts w:ascii="Times New Roman" w:eastAsia="Times New Roman" w:hAnsi="Times New Roman" w:cs="Times New Roman"/>
          <w:color w:val="000000"/>
          <w:sz w:val="24"/>
          <w:szCs w:val="24"/>
        </w:rPr>
        <w:t xml:space="preserve"> </w:t>
      </w:r>
      <w:r w:rsidR="00070BE1">
        <w:rPr>
          <w:rFonts w:ascii="Times New Roman" w:eastAsia="Times New Roman" w:hAnsi="Times New Roman" w:cs="Times New Roman"/>
          <w:color w:val="000000"/>
          <w:sz w:val="24"/>
          <w:szCs w:val="24"/>
        </w:rPr>
        <w:t>summariz</w:t>
      </w:r>
      <w:r w:rsidR="004545B8">
        <w:rPr>
          <w:rFonts w:ascii="Times New Roman" w:eastAsia="Times New Roman" w:hAnsi="Times New Roman" w:cs="Times New Roman"/>
          <w:color w:val="000000"/>
          <w:sz w:val="24"/>
          <w:szCs w:val="24"/>
        </w:rPr>
        <w:t>es</w:t>
      </w:r>
      <w:r w:rsidR="00070BE1">
        <w:rPr>
          <w:rFonts w:ascii="Times New Roman" w:eastAsia="Times New Roman" w:hAnsi="Times New Roman" w:cs="Times New Roman"/>
          <w:color w:val="000000"/>
          <w:sz w:val="24"/>
          <w:szCs w:val="24"/>
        </w:rPr>
        <w:t xml:space="preserve"> the results for our </w:t>
      </w:r>
      <w:r>
        <w:rPr>
          <w:rFonts w:ascii="Times New Roman" w:eastAsia="Times New Roman" w:hAnsi="Times New Roman" w:cs="Times New Roman"/>
          <w:color w:val="000000"/>
          <w:sz w:val="24"/>
          <w:szCs w:val="24"/>
        </w:rPr>
        <w:t>10-period</w:t>
      </w:r>
      <w:r w:rsidR="00FF5421">
        <w:rPr>
          <w:rFonts w:ascii="Times New Roman" w:eastAsia="Times New Roman" w:hAnsi="Times New Roman" w:cs="Times New Roman"/>
          <w:color w:val="000000"/>
          <w:sz w:val="24"/>
          <w:szCs w:val="24"/>
        </w:rPr>
        <w:t xml:space="preserve"> experiment</w:t>
      </w:r>
      <w:r w:rsidR="005E309F">
        <w:rPr>
          <w:rFonts w:ascii="Times New Roman" w:eastAsia="Times New Roman" w:hAnsi="Times New Roman" w:cs="Times New Roman"/>
          <w:color w:val="000000"/>
          <w:sz w:val="24"/>
          <w:szCs w:val="24"/>
        </w:rPr>
        <w:t xml:space="preserve">. </w:t>
      </w:r>
      <w:r w:rsidR="00F925A5">
        <w:rPr>
          <w:rFonts w:ascii="Times New Roman" w:eastAsia="Times New Roman" w:hAnsi="Times New Roman" w:cs="Times New Roman"/>
          <w:color w:val="000000"/>
          <w:sz w:val="24"/>
          <w:szCs w:val="24"/>
        </w:rPr>
        <w:t>It is important to note that we removed one data point that was 13 standard deviations away from the mean</w:t>
      </w:r>
      <w:r w:rsidR="00C73142">
        <w:rPr>
          <w:rFonts w:ascii="Times New Roman" w:eastAsia="Times New Roman" w:hAnsi="Times New Roman" w:cs="Times New Roman"/>
          <w:color w:val="000000"/>
          <w:sz w:val="24"/>
          <w:szCs w:val="24"/>
        </w:rPr>
        <w:t xml:space="preserve"> from Run 2. After doing that we get the following:</w:t>
      </w:r>
    </w:p>
    <w:p w14:paraId="40FBF6E1" w14:textId="77777777" w:rsidR="00B43DB8" w:rsidRPr="0088344C" w:rsidRDefault="00B43DB8" w:rsidP="00070BE1">
      <w:pPr>
        <w:spacing w:after="0" w:line="240" w:lineRule="auto"/>
        <w:rPr>
          <w:rFonts w:ascii="Times New Roman" w:eastAsia="Times New Roman" w:hAnsi="Times New Roman" w:cs="Times New Roman"/>
          <w:b/>
          <w:bCs/>
          <w:color w:val="000000"/>
          <w:sz w:val="24"/>
          <w:szCs w:val="24"/>
        </w:rPr>
      </w:pPr>
    </w:p>
    <w:p w14:paraId="361BBA38" w14:textId="05995E54" w:rsidR="00E9429A" w:rsidRDefault="00B70FA5" w:rsidP="006175EC">
      <w:pPr>
        <w:spacing w:after="0" w:line="240" w:lineRule="auto"/>
        <w:jc w:val="both"/>
        <w:rPr>
          <w:rFonts w:ascii="Times New Roman" w:eastAsia="Times New Roman" w:hAnsi="Times New Roman" w:cs="Times New Roman"/>
          <w:color w:val="000000"/>
          <w:sz w:val="24"/>
          <w:szCs w:val="24"/>
        </w:rPr>
      </w:pPr>
      <w:r w:rsidRPr="00DE080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70528" behindDoc="1" locked="0" layoutInCell="1" allowOverlap="1" wp14:anchorId="7A98A8E8" wp14:editId="297DB3C5">
                <wp:simplePos x="0" y="0"/>
                <wp:positionH relativeFrom="margin">
                  <wp:posOffset>-23495</wp:posOffset>
                </wp:positionH>
                <wp:positionV relativeFrom="paragraph">
                  <wp:posOffset>917575</wp:posOffset>
                </wp:positionV>
                <wp:extent cx="4110355" cy="729615"/>
                <wp:effectExtent l="0" t="0" r="4445" b="0"/>
                <wp:wrapTight wrapText="bothSides">
                  <wp:wrapPolygon edited="0">
                    <wp:start x="0" y="0"/>
                    <wp:lineTo x="0" y="20867"/>
                    <wp:lineTo x="21523" y="20867"/>
                    <wp:lineTo x="2152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355" cy="729615"/>
                        </a:xfrm>
                        <a:prstGeom prst="rect">
                          <a:avLst/>
                        </a:prstGeom>
                        <a:solidFill>
                          <a:srgbClr val="FFFFFF"/>
                        </a:solidFill>
                        <a:ln w="9525">
                          <a:noFill/>
                          <a:miter lim="800000"/>
                          <a:headEnd/>
                          <a:tailEnd/>
                        </a:ln>
                      </wps:spPr>
                      <wps:txbx>
                        <w:txbxContent>
                          <w:p w14:paraId="308C0873" w14:textId="7BFF97B5" w:rsidR="00DE080E" w:rsidRPr="00877682" w:rsidRDefault="00DE080E">
                            <w:pPr>
                              <w:rPr>
                                <w:rFonts w:ascii="Times New Roman" w:hAnsi="Times New Roman" w:cs="Times New Roman"/>
                              </w:rPr>
                            </w:pPr>
                            <w:r w:rsidRPr="00877682">
                              <w:rPr>
                                <w:rFonts w:ascii="Times New Roman" w:hAnsi="Times New Roman" w:cs="Times New Roman"/>
                                <w:b/>
                                <w:bCs/>
                              </w:rPr>
                              <w:t>Table 4</w:t>
                            </w:r>
                            <w:r w:rsidRPr="00877682">
                              <w:rPr>
                                <w:rFonts w:ascii="Times New Roman" w:hAnsi="Times New Roman" w:cs="Times New Roman"/>
                              </w:rPr>
                              <w:t>.</w:t>
                            </w:r>
                            <w:r w:rsidR="00877682" w:rsidRPr="00877682">
                              <w:rPr>
                                <w:rFonts w:ascii="Times New Roman" w:hAnsi="Times New Roman" w:cs="Times New Roman"/>
                              </w:rPr>
                              <w:t xml:space="preserve"> </w:t>
                            </w:r>
                            <w:r w:rsidR="006175EC">
                              <w:rPr>
                                <w:rFonts w:ascii="Times New Roman" w:hAnsi="Times New Roman" w:cs="Times New Roman"/>
                              </w:rPr>
                              <w:t>(</w:t>
                            </w:r>
                            <w:r w:rsidR="00877682">
                              <w:rPr>
                                <w:rFonts w:ascii="Times New Roman" w:hAnsi="Times New Roman" w:cs="Times New Roman"/>
                              </w:rPr>
                              <w:t>Left</w:t>
                            </w:r>
                            <w:r w:rsidR="006175EC">
                              <w:rPr>
                                <w:rFonts w:ascii="Times New Roman" w:hAnsi="Times New Roman" w:cs="Times New Roman"/>
                              </w:rPr>
                              <w:t>)</w:t>
                            </w:r>
                            <w:r w:rsidR="00877682">
                              <w:rPr>
                                <w:rFonts w:ascii="Times New Roman" w:hAnsi="Times New Roman" w:cs="Times New Roman"/>
                              </w:rPr>
                              <w:t xml:space="preserve"> </w:t>
                            </w:r>
                            <w:r w:rsidR="006175EC">
                              <w:rPr>
                                <w:rFonts w:ascii="Times New Roman" w:hAnsi="Times New Roman" w:cs="Times New Roman"/>
                              </w:rPr>
                              <w:t>d</w:t>
                            </w:r>
                            <w:r w:rsidR="00877682" w:rsidRPr="00877682">
                              <w:rPr>
                                <w:rFonts w:ascii="Times New Roman" w:hAnsi="Times New Roman" w:cs="Times New Roman"/>
                              </w:rPr>
                              <w:t>ata from all 9 runs</w:t>
                            </w:r>
                          </w:p>
                          <w:p w14:paraId="02B93E0C" w14:textId="56665A44" w:rsidR="00DE080E" w:rsidRPr="00877682" w:rsidRDefault="00DE080E">
                            <w:pPr>
                              <w:rPr>
                                <w:rFonts w:ascii="Times New Roman" w:hAnsi="Times New Roman" w:cs="Times New Roman"/>
                              </w:rPr>
                            </w:pPr>
                            <w:r w:rsidRPr="00877682">
                              <w:rPr>
                                <w:rFonts w:ascii="Times New Roman" w:hAnsi="Times New Roman" w:cs="Times New Roman"/>
                                <w:b/>
                                <w:bCs/>
                              </w:rPr>
                              <w:t>Figure 6</w:t>
                            </w:r>
                            <w:r w:rsidRPr="00877682">
                              <w:rPr>
                                <w:rFonts w:ascii="Times New Roman" w:hAnsi="Times New Roman" w:cs="Times New Roman"/>
                              </w:rPr>
                              <w:t xml:space="preserve">. </w:t>
                            </w:r>
                            <w:r w:rsidR="006175EC">
                              <w:rPr>
                                <w:rFonts w:ascii="Times New Roman" w:hAnsi="Times New Roman" w:cs="Times New Roman"/>
                              </w:rPr>
                              <w:t xml:space="preserve">(Below) </w:t>
                            </w:r>
                            <w:r w:rsidR="00877682" w:rsidRPr="00877682">
                              <w:rPr>
                                <w:rFonts w:ascii="Times New Roman" w:hAnsi="Times New Roman" w:cs="Times New Roman"/>
                              </w:rPr>
                              <w:t>Best and worst histogram based on their SDM</w:t>
                            </w:r>
                            <w:r w:rsidR="00877682">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8A8E8" id="Text Box 2" o:spid="_x0000_s1028" type="#_x0000_t202" style="position:absolute;left:0;text-align:left;margin-left:-1.85pt;margin-top:72.25pt;width:323.65pt;height:57.4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9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" stroked="f">
                <v:textbox>
                  <w:txbxContent>
                    <w:p w14:paraId="308C0873" w14:textId="7BFF97B5" w:rsidR="00DE080E" w:rsidRPr="00877682" w:rsidRDefault="00DE080E">
                      <w:pPr>
                        <w:rPr>
                          <w:rFonts w:ascii="Times New Roman" w:hAnsi="Times New Roman" w:cs="Times New Roman"/>
                        </w:rPr>
                      </w:pPr>
                      <w:r w:rsidRPr="00877682">
                        <w:rPr>
                          <w:rFonts w:ascii="Times New Roman" w:hAnsi="Times New Roman" w:cs="Times New Roman"/>
                          <w:b/>
                          <w:bCs/>
                        </w:rPr>
                        <w:t>Table 4</w:t>
                      </w:r>
                      <w:r w:rsidRPr="00877682">
                        <w:rPr>
                          <w:rFonts w:ascii="Times New Roman" w:hAnsi="Times New Roman" w:cs="Times New Roman"/>
                        </w:rPr>
                        <w:t>.</w:t>
                      </w:r>
                      <w:r w:rsidR="00877682" w:rsidRPr="00877682">
                        <w:rPr>
                          <w:rFonts w:ascii="Times New Roman" w:hAnsi="Times New Roman" w:cs="Times New Roman"/>
                        </w:rPr>
                        <w:t xml:space="preserve"> </w:t>
                      </w:r>
                      <w:r w:rsidR="006175EC">
                        <w:rPr>
                          <w:rFonts w:ascii="Times New Roman" w:hAnsi="Times New Roman" w:cs="Times New Roman"/>
                        </w:rPr>
                        <w:t>(</w:t>
                      </w:r>
                      <w:r w:rsidR="00877682">
                        <w:rPr>
                          <w:rFonts w:ascii="Times New Roman" w:hAnsi="Times New Roman" w:cs="Times New Roman"/>
                        </w:rPr>
                        <w:t>Left</w:t>
                      </w:r>
                      <w:r w:rsidR="006175EC">
                        <w:rPr>
                          <w:rFonts w:ascii="Times New Roman" w:hAnsi="Times New Roman" w:cs="Times New Roman"/>
                        </w:rPr>
                        <w:t>)</w:t>
                      </w:r>
                      <w:r w:rsidR="00877682">
                        <w:rPr>
                          <w:rFonts w:ascii="Times New Roman" w:hAnsi="Times New Roman" w:cs="Times New Roman"/>
                        </w:rPr>
                        <w:t xml:space="preserve"> </w:t>
                      </w:r>
                      <w:r w:rsidR="006175EC">
                        <w:rPr>
                          <w:rFonts w:ascii="Times New Roman" w:hAnsi="Times New Roman" w:cs="Times New Roman"/>
                        </w:rPr>
                        <w:t>d</w:t>
                      </w:r>
                      <w:r w:rsidR="00877682" w:rsidRPr="00877682">
                        <w:rPr>
                          <w:rFonts w:ascii="Times New Roman" w:hAnsi="Times New Roman" w:cs="Times New Roman"/>
                        </w:rPr>
                        <w:t>ata from all 9 runs</w:t>
                      </w:r>
                    </w:p>
                    <w:p w14:paraId="02B93E0C" w14:textId="56665A44" w:rsidR="00DE080E" w:rsidRPr="00877682" w:rsidRDefault="00DE080E">
                      <w:pPr>
                        <w:rPr>
                          <w:rFonts w:ascii="Times New Roman" w:hAnsi="Times New Roman" w:cs="Times New Roman"/>
                        </w:rPr>
                      </w:pPr>
                      <w:r w:rsidRPr="00877682">
                        <w:rPr>
                          <w:rFonts w:ascii="Times New Roman" w:hAnsi="Times New Roman" w:cs="Times New Roman"/>
                          <w:b/>
                          <w:bCs/>
                        </w:rPr>
                        <w:t>Figure 6</w:t>
                      </w:r>
                      <w:r w:rsidRPr="00877682">
                        <w:rPr>
                          <w:rFonts w:ascii="Times New Roman" w:hAnsi="Times New Roman" w:cs="Times New Roman"/>
                        </w:rPr>
                        <w:t xml:space="preserve">. </w:t>
                      </w:r>
                      <w:r w:rsidR="006175EC">
                        <w:rPr>
                          <w:rFonts w:ascii="Times New Roman" w:hAnsi="Times New Roman" w:cs="Times New Roman"/>
                        </w:rPr>
                        <w:t xml:space="preserve">(Below) </w:t>
                      </w:r>
                      <w:r w:rsidR="00877682" w:rsidRPr="00877682">
                        <w:rPr>
                          <w:rFonts w:ascii="Times New Roman" w:hAnsi="Times New Roman" w:cs="Times New Roman"/>
                        </w:rPr>
                        <w:t>Best and worst histogram based on their SDM</w:t>
                      </w:r>
                      <w:r w:rsidR="00877682">
                        <w:rPr>
                          <w:rFonts w:ascii="Times New Roman" w:hAnsi="Times New Roman" w:cs="Times New Roman"/>
                        </w:rPr>
                        <w:t xml:space="preserve"> </w:t>
                      </w:r>
                    </w:p>
                  </w:txbxContent>
                </v:textbox>
                <w10:wrap type="tight" anchorx="margin"/>
              </v:shape>
            </w:pict>
          </mc:Fallback>
        </mc:AlternateContent>
      </w:r>
      <w:r w:rsidR="00B43DB8">
        <w:rPr>
          <w:noProof/>
          <w:color w:val="000000"/>
        </w:rPr>
        <w:drawing>
          <wp:anchor distT="0" distB="0" distL="114300" distR="114300" simplePos="0" relativeHeight="251695104" behindDoc="1" locked="0" layoutInCell="1" allowOverlap="1" wp14:anchorId="62A1FC3F" wp14:editId="7B31D621">
            <wp:simplePos x="0" y="0"/>
            <wp:positionH relativeFrom="margin">
              <wp:posOffset>222676</wp:posOffset>
            </wp:positionH>
            <wp:positionV relativeFrom="paragraph">
              <wp:posOffset>1493285</wp:posOffset>
            </wp:positionV>
            <wp:extent cx="5631815" cy="2787650"/>
            <wp:effectExtent l="0" t="0" r="6985" b="0"/>
            <wp:wrapTight wrapText="bothSides">
              <wp:wrapPolygon edited="0">
                <wp:start x="0" y="0"/>
                <wp:lineTo x="0" y="21403"/>
                <wp:lineTo x="21554" y="21403"/>
                <wp:lineTo x="21554" y="0"/>
                <wp:lineTo x="0" y="0"/>
              </wp:wrapPolygon>
            </wp:wrapTight>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1815"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4D6">
        <w:rPr>
          <w:rFonts w:ascii="Times New Roman" w:eastAsia="Times New Roman" w:hAnsi="Times New Roman" w:cs="Times New Roman"/>
          <w:color w:val="000000"/>
          <w:sz w:val="24"/>
          <w:szCs w:val="24"/>
        </w:rPr>
        <w:t>The</w:t>
      </w:r>
      <w:r w:rsidR="00847D93">
        <w:rPr>
          <w:rFonts w:ascii="Times New Roman" w:eastAsia="Times New Roman" w:hAnsi="Times New Roman" w:cs="Times New Roman"/>
          <w:color w:val="000000"/>
          <w:sz w:val="24"/>
          <w:szCs w:val="24"/>
        </w:rPr>
        <w:t xml:space="preserve"> </w:t>
      </w:r>
      <w:r w:rsidR="00070BE1">
        <w:rPr>
          <w:rFonts w:ascii="Times New Roman" w:eastAsia="Times New Roman" w:hAnsi="Times New Roman" w:cs="Times New Roman"/>
          <w:color w:val="000000"/>
          <w:sz w:val="24"/>
          <w:szCs w:val="24"/>
        </w:rPr>
        <w:t>10-</w:t>
      </w:r>
      <w:r w:rsidR="009B31AF">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 was collected </w:t>
      </w:r>
      <w:r w:rsidR="009514D6">
        <w:rPr>
          <w:rFonts w:ascii="Times New Roman" w:eastAsia="Times New Roman" w:hAnsi="Times New Roman" w:cs="Times New Roman"/>
          <w:color w:val="000000"/>
          <w:sz w:val="24"/>
          <w:szCs w:val="24"/>
        </w:rPr>
        <w:t>on</w:t>
      </w:r>
      <w:r w:rsidR="00070BE1">
        <w:rPr>
          <w:rFonts w:ascii="Times New Roman" w:eastAsia="Times New Roman" w:hAnsi="Times New Roman" w:cs="Times New Roman"/>
          <w:color w:val="000000"/>
          <w:sz w:val="24"/>
          <w:szCs w:val="24"/>
        </w:rPr>
        <w:t xml:space="preserve"> the same day as the 1 </w:t>
      </w:r>
      <w:r w:rsidR="009B31AF">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w:t>
      </w:r>
      <w:r w:rsidR="009514D6">
        <w:rPr>
          <w:rFonts w:ascii="Times New Roman" w:eastAsia="Times New Roman" w:hAnsi="Times New Roman" w:cs="Times New Roman"/>
          <w:color w:val="000000"/>
          <w:sz w:val="24"/>
          <w:szCs w:val="24"/>
        </w:rPr>
        <w:t>.</w:t>
      </w:r>
      <w:r w:rsidR="00070BE1">
        <w:rPr>
          <w:rFonts w:ascii="Times New Roman" w:eastAsia="Times New Roman" w:hAnsi="Times New Roman" w:cs="Times New Roman"/>
          <w:color w:val="000000"/>
          <w:sz w:val="24"/>
          <w:szCs w:val="24"/>
        </w:rPr>
        <w:t xml:space="preserve"> </w:t>
      </w:r>
      <w:r w:rsidR="009514D6">
        <w:rPr>
          <w:rFonts w:ascii="Times New Roman" w:eastAsia="Times New Roman" w:hAnsi="Times New Roman" w:cs="Times New Roman"/>
          <w:color w:val="000000"/>
          <w:sz w:val="24"/>
          <w:szCs w:val="24"/>
        </w:rPr>
        <w:t>T</w:t>
      </w:r>
      <w:r w:rsidR="00070BE1">
        <w:rPr>
          <w:rFonts w:ascii="Times New Roman" w:eastAsia="Times New Roman" w:hAnsi="Times New Roman" w:cs="Times New Roman"/>
          <w:color w:val="000000"/>
          <w:sz w:val="24"/>
          <w:szCs w:val="24"/>
        </w:rPr>
        <w:t xml:space="preserve">he </w:t>
      </w:r>
      <w:r w:rsidR="008C6EC1">
        <w:rPr>
          <w:rFonts w:ascii="Times New Roman" w:eastAsia="Times New Roman" w:hAnsi="Times New Roman" w:cs="Times New Roman"/>
          <w:color w:val="000000"/>
          <w:sz w:val="24"/>
          <w:szCs w:val="24"/>
        </w:rPr>
        <w:t>analytical</w:t>
      </w:r>
      <w:r w:rsidR="00070BE1">
        <w:rPr>
          <w:rFonts w:ascii="Times New Roman" w:eastAsia="Times New Roman" w:hAnsi="Times New Roman" w:cs="Times New Roman"/>
          <w:color w:val="000000"/>
          <w:sz w:val="24"/>
          <w:szCs w:val="24"/>
        </w:rPr>
        <w:t xml:space="preserve"> value is assumed to be the same as that reported </w:t>
      </w:r>
      <w:r w:rsidR="002C4FAD">
        <w:rPr>
          <w:rFonts w:ascii="Times New Roman" w:eastAsia="Times New Roman" w:hAnsi="Times New Roman" w:cs="Times New Roman"/>
          <w:color w:val="000000"/>
          <w:sz w:val="24"/>
          <w:szCs w:val="24"/>
        </w:rPr>
        <w:t>in the</w:t>
      </w:r>
      <w:r w:rsidR="00070BE1">
        <w:rPr>
          <w:rFonts w:ascii="Times New Roman" w:eastAsia="Times New Roman" w:hAnsi="Times New Roman" w:cs="Times New Roman"/>
          <w:color w:val="000000"/>
          <w:sz w:val="24"/>
          <w:szCs w:val="24"/>
        </w:rPr>
        <w:t xml:space="preserve"> 1 </w:t>
      </w:r>
      <w:r w:rsidR="008C6EC1">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w:t>
      </w:r>
      <w:r w:rsidR="002C4FAD">
        <w:rPr>
          <w:rFonts w:ascii="Times New Roman" w:eastAsia="Times New Roman" w:hAnsi="Times New Roman" w:cs="Times New Roman"/>
          <w:color w:val="000000"/>
          <w:sz w:val="24"/>
          <w:szCs w:val="24"/>
        </w:rPr>
        <w:t xml:space="preserve"> section.</w:t>
      </w:r>
      <w:r w:rsidR="00070BE1">
        <w:rPr>
          <w:rFonts w:ascii="Times New Roman" w:eastAsia="Times New Roman" w:hAnsi="Times New Roman" w:cs="Times New Roman"/>
          <w:color w:val="000000"/>
          <w:sz w:val="24"/>
          <w:szCs w:val="24"/>
        </w:rPr>
        <w:t xml:space="preserve"> </w:t>
      </w:r>
      <w:r w:rsidR="00CB310F">
        <w:rPr>
          <w:rFonts w:ascii="Times New Roman" w:eastAsia="Times New Roman" w:hAnsi="Times New Roman" w:cs="Times New Roman"/>
          <w:color w:val="000000"/>
          <w:sz w:val="24"/>
          <w:szCs w:val="24"/>
        </w:rPr>
        <w:t>Moreover, t</w:t>
      </w:r>
      <w:r w:rsidR="00070BE1">
        <w:rPr>
          <w:rFonts w:ascii="Times New Roman" w:eastAsia="Times New Roman" w:hAnsi="Times New Roman" w:cs="Times New Roman"/>
          <w:color w:val="000000"/>
          <w:sz w:val="24"/>
          <w:szCs w:val="24"/>
        </w:rPr>
        <w:t xml:space="preserve">he </w:t>
      </w:r>
      <w:r w:rsidR="008C6EC1">
        <w:rPr>
          <w:rFonts w:ascii="Times New Roman" w:eastAsia="Times New Roman" w:hAnsi="Times New Roman" w:cs="Times New Roman"/>
          <w:color w:val="000000"/>
          <w:sz w:val="24"/>
          <w:szCs w:val="24"/>
        </w:rPr>
        <w:t>Z</w:t>
      </w:r>
      <w:r w:rsidR="00D4537C">
        <w:rPr>
          <w:rFonts w:ascii="Times New Roman" w:eastAsia="Times New Roman" w:hAnsi="Times New Roman" w:cs="Times New Roman"/>
          <w:color w:val="000000"/>
          <w:sz w:val="24"/>
          <w:szCs w:val="24"/>
        </w:rPr>
        <w:t>-</w:t>
      </w:r>
      <w:r w:rsidR="00070BE1">
        <w:rPr>
          <w:rFonts w:ascii="Times New Roman" w:eastAsia="Times New Roman" w:hAnsi="Times New Roman" w:cs="Times New Roman"/>
          <w:color w:val="000000"/>
          <w:sz w:val="24"/>
          <w:szCs w:val="24"/>
        </w:rPr>
        <w:t xml:space="preserve">values and the probabilities are calculated </w:t>
      </w:r>
      <w:r w:rsidR="00E16C0B">
        <w:rPr>
          <w:rFonts w:ascii="Times New Roman" w:eastAsia="Times New Roman" w:hAnsi="Times New Roman" w:cs="Times New Roman"/>
          <w:color w:val="000000"/>
          <w:sz w:val="24"/>
          <w:szCs w:val="24"/>
        </w:rPr>
        <w:t>based on</w:t>
      </w:r>
      <w:r w:rsidR="00070BE1">
        <w:rPr>
          <w:rFonts w:ascii="Times New Roman" w:eastAsia="Times New Roman" w:hAnsi="Times New Roman" w:cs="Times New Roman"/>
          <w:color w:val="000000"/>
          <w:sz w:val="24"/>
          <w:szCs w:val="24"/>
        </w:rPr>
        <w:t xml:space="preserve"> </w:t>
      </w:r>
      <w:r w:rsidR="002C4FAD">
        <w:rPr>
          <w:rFonts w:ascii="Times New Roman" w:eastAsia="Times New Roman" w:hAnsi="Times New Roman" w:cs="Times New Roman"/>
          <w:color w:val="000000"/>
          <w:sz w:val="24"/>
          <w:szCs w:val="24"/>
        </w:rPr>
        <w:t xml:space="preserve">that </w:t>
      </w:r>
      <w:r w:rsidR="00CB310F">
        <w:rPr>
          <w:rFonts w:ascii="Times New Roman" w:eastAsia="Times New Roman" w:hAnsi="Times New Roman" w:cs="Times New Roman"/>
          <w:color w:val="000000"/>
          <w:sz w:val="24"/>
          <w:szCs w:val="24"/>
        </w:rPr>
        <w:t>value</w:t>
      </w:r>
      <w:r w:rsidR="00070BE1">
        <w:rPr>
          <w:rFonts w:ascii="Times New Roman" w:eastAsia="Times New Roman" w:hAnsi="Times New Roman" w:cs="Times New Roman"/>
          <w:color w:val="000000"/>
          <w:sz w:val="24"/>
          <w:szCs w:val="24"/>
        </w:rPr>
        <w:t xml:space="preserve">. </w:t>
      </w:r>
      <w:r w:rsidR="00DE080E">
        <w:rPr>
          <w:rFonts w:ascii="Times New Roman" w:eastAsia="Times New Roman" w:hAnsi="Times New Roman" w:cs="Times New Roman"/>
          <w:color w:val="000000"/>
          <w:sz w:val="24"/>
          <w:szCs w:val="24"/>
        </w:rPr>
        <w:t>Figure 6 shows</w:t>
      </w:r>
      <w:r w:rsidR="00877682">
        <w:rPr>
          <w:rFonts w:ascii="Times New Roman" w:eastAsia="Times New Roman" w:hAnsi="Times New Roman" w:cs="Times New Roman"/>
          <w:color w:val="000000"/>
          <w:sz w:val="24"/>
          <w:szCs w:val="24"/>
        </w:rPr>
        <w:t xml:space="preserve"> </w:t>
      </w:r>
      <w:r w:rsidR="00070BE1">
        <w:rPr>
          <w:rFonts w:ascii="Times New Roman" w:eastAsia="Times New Roman" w:hAnsi="Times New Roman" w:cs="Times New Roman"/>
          <w:color w:val="000000"/>
          <w:sz w:val="24"/>
          <w:szCs w:val="24"/>
        </w:rPr>
        <w:t xml:space="preserve">the lowest </w:t>
      </w:r>
      <w:r w:rsidR="00FD436C">
        <w:rPr>
          <w:rFonts w:ascii="Times New Roman" w:eastAsia="Times New Roman" w:hAnsi="Times New Roman" w:cs="Times New Roman"/>
          <w:color w:val="000000"/>
          <w:sz w:val="24"/>
          <w:szCs w:val="24"/>
        </w:rPr>
        <w:t xml:space="preserve">and highest </w:t>
      </w:r>
      <w:r w:rsidR="00CB310F">
        <w:rPr>
          <w:rFonts w:ascii="Times New Roman" w:eastAsia="Times New Roman" w:hAnsi="Times New Roman" w:cs="Times New Roman"/>
          <w:color w:val="000000"/>
          <w:sz w:val="24"/>
          <w:szCs w:val="24"/>
        </w:rPr>
        <w:t>SDM</w:t>
      </w:r>
      <w:r w:rsidR="00877682">
        <w:rPr>
          <w:rFonts w:ascii="Times New Roman" w:eastAsia="Times New Roman" w:hAnsi="Times New Roman" w:cs="Times New Roman"/>
          <w:color w:val="000000"/>
          <w:sz w:val="24"/>
          <w:szCs w:val="24"/>
        </w:rPr>
        <w:t xml:space="preserve"> out of our 9 runs</w:t>
      </w:r>
      <w:r w:rsidR="00CB310F">
        <w:rPr>
          <w:rFonts w:ascii="Times New Roman" w:eastAsia="Times New Roman" w:hAnsi="Times New Roman" w:cs="Times New Roman"/>
          <w:color w:val="000000"/>
          <w:sz w:val="24"/>
          <w:szCs w:val="24"/>
        </w:rPr>
        <w:t>. The</w:t>
      </w:r>
      <w:r w:rsidR="00070BE1">
        <w:rPr>
          <w:rFonts w:ascii="Times New Roman" w:eastAsia="Times New Roman" w:hAnsi="Times New Roman" w:cs="Times New Roman"/>
          <w:color w:val="000000"/>
          <w:sz w:val="24"/>
          <w:szCs w:val="24"/>
        </w:rPr>
        <w:t xml:space="preserve"> rest of the histograms are put in the appendix. </w:t>
      </w:r>
    </w:p>
    <w:p w14:paraId="2838A9F5" w14:textId="77777777" w:rsidR="00E9429A" w:rsidRDefault="00E9429A" w:rsidP="006175EC">
      <w:pPr>
        <w:spacing w:after="0" w:line="240" w:lineRule="auto"/>
        <w:jc w:val="both"/>
        <w:rPr>
          <w:rFonts w:ascii="Times New Roman" w:eastAsia="Times New Roman" w:hAnsi="Times New Roman" w:cs="Times New Roman"/>
          <w:color w:val="000000"/>
          <w:sz w:val="24"/>
          <w:szCs w:val="24"/>
        </w:rPr>
      </w:pPr>
    </w:p>
    <w:p w14:paraId="3EB0B811" w14:textId="42631E2A" w:rsidR="00070BE1" w:rsidRDefault="00070BE1" w:rsidP="006175E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average SD for all our datasets for the </w:t>
      </w:r>
      <w:r w:rsidR="00024CAF">
        <w:rPr>
          <w:rFonts w:ascii="Times New Roman" w:eastAsia="Times New Roman" w:hAnsi="Times New Roman" w:cs="Times New Roman"/>
          <w:color w:val="000000"/>
          <w:sz w:val="24"/>
          <w:szCs w:val="24"/>
        </w:rPr>
        <w:t>10-period</w:t>
      </w:r>
      <w:r>
        <w:rPr>
          <w:rFonts w:ascii="Times New Roman" w:eastAsia="Times New Roman" w:hAnsi="Times New Roman" w:cs="Times New Roman"/>
          <w:color w:val="000000"/>
          <w:sz w:val="24"/>
          <w:szCs w:val="24"/>
        </w:rPr>
        <w:t xml:space="preserve"> experiment is 0.0</w:t>
      </w:r>
      <w:r w:rsidR="00C23F7E">
        <w:rPr>
          <w:rFonts w:ascii="Times New Roman" w:eastAsia="Times New Roman" w:hAnsi="Times New Roman" w:cs="Times New Roman"/>
          <w:color w:val="000000"/>
          <w:sz w:val="24"/>
          <w:szCs w:val="24"/>
        </w:rPr>
        <w:t>07</w:t>
      </w:r>
      <w:r>
        <w:rPr>
          <w:rFonts w:ascii="Times New Roman" w:eastAsia="Times New Roman" w:hAnsi="Times New Roman" w:cs="Times New Roman"/>
          <w:color w:val="000000"/>
          <w:sz w:val="24"/>
          <w:szCs w:val="24"/>
        </w:rPr>
        <w:t xml:space="preserve">, and the ratio of the SD for the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data and this </w:t>
      </w:r>
      <w:r w:rsidR="00F32FDE">
        <w:rPr>
          <w:rFonts w:ascii="Times New Roman" w:eastAsia="Times New Roman" w:hAnsi="Times New Roman" w:cs="Times New Roman"/>
          <w:color w:val="000000"/>
          <w:sz w:val="24"/>
          <w:szCs w:val="24"/>
        </w:rPr>
        <w:t>average SD</w:t>
      </w:r>
      <w:r>
        <w:rPr>
          <w:rFonts w:ascii="Times New Roman" w:eastAsia="Times New Roman" w:hAnsi="Times New Roman" w:cs="Times New Roman"/>
          <w:color w:val="000000"/>
          <w:sz w:val="24"/>
          <w:szCs w:val="24"/>
        </w:rPr>
        <w:t xml:space="preserve"> is </w:t>
      </w:r>
      <w:r w:rsidR="000E7858">
        <w:rPr>
          <w:rFonts w:ascii="Times New Roman" w:eastAsia="Times New Roman" w:hAnsi="Times New Roman" w:cs="Times New Roman"/>
          <w:color w:val="000000"/>
          <w:sz w:val="24"/>
          <w:szCs w:val="24"/>
        </w:rPr>
        <w:t>16.23</w:t>
      </w:r>
      <w:r w:rsidR="00024C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024CAF">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 expect this behavior because</w:t>
      </w:r>
      <w:r w:rsidR="00024CAF">
        <w:rPr>
          <w:rFonts w:ascii="Times New Roman" w:eastAsia="Times New Roman" w:hAnsi="Times New Roman" w:cs="Times New Roman"/>
          <w:color w:val="000000"/>
          <w:sz w:val="24"/>
          <w:szCs w:val="24"/>
        </w:rPr>
        <w:t xml:space="preserve"> we measured</w:t>
      </w:r>
      <w:r>
        <w:rPr>
          <w:rFonts w:ascii="Times New Roman" w:eastAsia="Times New Roman" w:hAnsi="Times New Roman" w:cs="Times New Roman"/>
          <w:color w:val="000000"/>
          <w:sz w:val="24"/>
          <w:szCs w:val="24"/>
        </w:rPr>
        <w:t xml:space="preserve"> the total time for </w:t>
      </w:r>
      <w:r w:rsidR="00FC2240">
        <w:rPr>
          <w:rFonts w:ascii="Times New Roman" w:eastAsia="Times New Roman" w:hAnsi="Times New Roman" w:cs="Times New Roman"/>
          <w:color w:val="000000"/>
          <w:sz w:val="24"/>
          <w:szCs w:val="24"/>
        </w:rPr>
        <w:t xml:space="preserve">all </w:t>
      </w:r>
      <w:r>
        <w:rPr>
          <w:rFonts w:ascii="Times New Roman" w:eastAsia="Times New Roman" w:hAnsi="Times New Roman" w:cs="Times New Roman"/>
          <w:color w:val="000000"/>
          <w:sz w:val="24"/>
          <w:szCs w:val="24"/>
        </w:rPr>
        <w:t xml:space="preserve">10 </w:t>
      </w:r>
      <w:r w:rsidR="005E6E16">
        <w:rPr>
          <w:rFonts w:ascii="Times New Roman" w:eastAsia="Times New Roman" w:hAnsi="Times New Roman" w:cs="Times New Roman"/>
          <w:color w:val="000000"/>
          <w:sz w:val="24"/>
          <w:szCs w:val="24"/>
        </w:rPr>
        <w:t>period</w:t>
      </w:r>
      <w:r w:rsidR="00FC2240">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and </w:t>
      </w:r>
      <w:r w:rsidR="00FC2240">
        <w:rPr>
          <w:rFonts w:ascii="Times New Roman" w:eastAsia="Times New Roman" w:hAnsi="Times New Roman" w:cs="Times New Roman"/>
          <w:color w:val="000000"/>
          <w:sz w:val="24"/>
          <w:szCs w:val="24"/>
        </w:rPr>
        <w:t xml:space="preserve">then </w:t>
      </w:r>
      <w:r>
        <w:rPr>
          <w:rFonts w:ascii="Times New Roman" w:eastAsia="Times New Roman" w:hAnsi="Times New Roman" w:cs="Times New Roman"/>
          <w:color w:val="000000"/>
          <w:sz w:val="24"/>
          <w:szCs w:val="24"/>
        </w:rPr>
        <w:t>divide</w:t>
      </w:r>
      <w:r w:rsidR="00FC2240">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this total time by 10 to get </w:t>
      </w:r>
      <w:r w:rsidR="00FC2240">
        <w:rPr>
          <w:rFonts w:ascii="Times New Roman" w:eastAsia="Times New Roman" w:hAnsi="Times New Roman" w:cs="Times New Roman"/>
          <w:color w:val="000000"/>
          <w:sz w:val="24"/>
          <w:szCs w:val="24"/>
        </w:rPr>
        <w:t>a single period</w:t>
      </w:r>
      <w:r w:rsidR="00024C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43148">
        <w:rPr>
          <w:rFonts w:ascii="Times New Roman" w:eastAsia="Times New Roman" w:hAnsi="Times New Roman" w:cs="Times New Roman"/>
          <w:color w:val="000000"/>
          <w:sz w:val="24"/>
          <w:szCs w:val="24"/>
        </w:rPr>
        <w:t>Furthermore,</w:t>
      </w:r>
      <w:r>
        <w:rPr>
          <w:rFonts w:ascii="Times New Roman" w:eastAsia="Times New Roman" w:hAnsi="Times New Roman" w:cs="Times New Roman"/>
          <w:color w:val="000000"/>
          <w:sz w:val="24"/>
          <w:szCs w:val="24"/>
        </w:rPr>
        <w:t xml:space="preserve"> since the random error distributes uniformly for the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and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data</w:t>
      </w:r>
      <w:r w:rsidR="004C61A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4C61A7">
        <w:rPr>
          <w:rFonts w:ascii="Times New Roman" w:eastAsia="Times New Roman" w:hAnsi="Times New Roman" w:cs="Times New Roman"/>
          <w:color w:val="000000"/>
          <w:sz w:val="24"/>
          <w:szCs w:val="24"/>
        </w:rPr>
        <w:t>Thus, t</w:t>
      </w:r>
      <w:r>
        <w:rPr>
          <w:rFonts w:ascii="Times New Roman" w:eastAsia="Times New Roman" w:hAnsi="Times New Roman" w:cs="Times New Roman"/>
          <w:color w:val="000000"/>
          <w:sz w:val="24"/>
          <w:szCs w:val="24"/>
        </w:rPr>
        <w:t xml:space="preserve">he standard deviation </w:t>
      </w:r>
      <w:r w:rsidR="004C61A7">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o</w:t>
      </w:r>
      <w:r w:rsidR="004C61A7">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down by an order of magnitude when we divide the total time by 10 to get the period for a single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w:t>
      </w:r>
    </w:p>
    <w:p w14:paraId="1C924223" w14:textId="079F8DFE" w:rsidR="00070BE1" w:rsidRDefault="00070BE1" w:rsidP="006175EC">
      <w:pPr>
        <w:spacing w:after="0" w:line="240" w:lineRule="auto"/>
        <w:jc w:val="both"/>
        <w:rPr>
          <w:rFonts w:ascii="Times New Roman" w:eastAsia="Times New Roman" w:hAnsi="Times New Roman" w:cs="Times New Roman"/>
          <w:color w:val="000000"/>
          <w:sz w:val="24"/>
          <w:szCs w:val="24"/>
        </w:rPr>
      </w:pPr>
    </w:p>
    <w:p w14:paraId="3FADD965" w14:textId="131CAF18" w:rsidR="00D44196" w:rsidRDefault="00070BE1" w:rsidP="00D44196">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also plotted the means of our 9 datasets, </w:t>
      </w:r>
      <w:r w:rsidR="002B3C81">
        <w:rPr>
          <w:rFonts w:ascii="Times New Roman" w:eastAsia="Times New Roman" w:hAnsi="Times New Roman" w:cs="Times New Roman"/>
          <w:color w:val="000000"/>
          <w:sz w:val="24"/>
          <w:szCs w:val="24"/>
        </w:rPr>
        <w:t xml:space="preserve">Figure 7, </w:t>
      </w:r>
      <w:r>
        <w:rPr>
          <w:rFonts w:ascii="Times New Roman" w:eastAsia="Times New Roman" w:hAnsi="Times New Roman" w:cs="Times New Roman"/>
          <w:color w:val="000000"/>
          <w:sz w:val="24"/>
          <w:szCs w:val="24"/>
        </w:rPr>
        <w:t>by the definition of SDM we expect the standard deviation of this distribution of the means to be equal to the SDM. Since this value varies for all datasets, we calculate the mean of the SDM’s and compare it to the standard deviation of the mean distribution. Mean of SDM’s = 0.00</w:t>
      </w:r>
      <w:r w:rsidR="003C2B0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and the SD of the mean distribution is 0.00</w:t>
      </w:r>
      <w:r w:rsidR="00BE21C5">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02E891B" w14:textId="257F906A" w:rsidR="007E6BBA" w:rsidRDefault="002B3C81" w:rsidP="00295481">
      <w:pPr>
        <w:spacing w:after="0" w:line="240" w:lineRule="auto"/>
        <w:jc w:val="both"/>
        <w:rPr>
          <w:rFonts w:ascii="Times New Roman" w:eastAsia="Times New Roman" w:hAnsi="Times New Roman" w:cs="Times New Roman"/>
          <w:color w:val="000000"/>
          <w:sz w:val="24"/>
          <w:szCs w:val="24"/>
        </w:rPr>
      </w:pPr>
      <w:r w:rsidRPr="009C054F">
        <w:rPr>
          <w:rFonts w:ascii="Times New Roman" w:eastAsia="Times New Roman" w:hAnsi="Times New Roman" w:cs="Times New Roman"/>
          <w:noProof/>
          <w:color w:val="000000"/>
          <w:sz w:val="24"/>
          <w:szCs w:val="24"/>
        </w:rPr>
        <w:lastRenderedPageBreak/>
        <mc:AlternateContent>
          <mc:Choice Requires="wps">
            <w:drawing>
              <wp:anchor distT="45720" distB="45720" distL="114300" distR="114300" simplePos="0" relativeHeight="251676672" behindDoc="1" locked="0" layoutInCell="1" allowOverlap="1" wp14:anchorId="79D8F1B5" wp14:editId="6A6005FB">
                <wp:simplePos x="0" y="0"/>
                <wp:positionH relativeFrom="column">
                  <wp:posOffset>3272854</wp:posOffset>
                </wp:positionH>
                <wp:positionV relativeFrom="paragraph">
                  <wp:posOffset>3495675</wp:posOffset>
                </wp:positionV>
                <wp:extent cx="3204210" cy="468630"/>
                <wp:effectExtent l="0" t="0" r="15240" b="26670"/>
                <wp:wrapTight wrapText="bothSides">
                  <wp:wrapPolygon edited="0">
                    <wp:start x="0" y="0"/>
                    <wp:lineTo x="0" y="21951"/>
                    <wp:lineTo x="21574" y="21951"/>
                    <wp:lineTo x="21574"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468630"/>
                        </a:xfrm>
                        <a:prstGeom prst="rect">
                          <a:avLst/>
                        </a:prstGeom>
                        <a:solidFill>
                          <a:srgbClr val="FFFFFF"/>
                        </a:solidFill>
                        <a:ln w="9525">
                          <a:solidFill>
                            <a:srgbClr val="000000"/>
                          </a:solidFill>
                          <a:miter lim="800000"/>
                          <a:headEnd/>
                          <a:tailEnd/>
                        </a:ln>
                      </wps:spPr>
                      <wps:txbx>
                        <w:txbxContent>
                          <w:p w14:paraId="3EEDC07D" w14:textId="590EB2E4" w:rsidR="009C054F" w:rsidRPr="009C054F" w:rsidRDefault="009C054F" w:rsidP="009C054F">
                            <w:pPr>
                              <w:rPr>
                                <w:rFonts w:ascii="Times New Roman" w:hAnsi="Times New Roman" w:cs="Times New Roman"/>
                                <w:b/>
                                <w:bCs/>
                                <w:sz w:val="24"/>
                                <w:szCs w:val="24"/>
                              </w:rPr>
                            </w:pPr>
                            <w:r w:rsidRPr="009C054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9C054F">
                              <w:rPr>
                                <w:rFonts w:ascii="Times New Roman" w:hAnsi="Times New Roman" w:cs="Times New Roman"/>
                                <w:b/>
                                <w:bCs/>
                                <w:sz w:val="24"/>
                                <w:szCs w:val="24"/>
                              </w:rPr>
                              <w:t xml:space="preserve">. </w:t>
                            </w:r>
                            <w:r w:rsidR="00B95367">
                              <w:rPr>
                                <w:rFonts w:ascii="Times New Roman" w:hAnsi="Times New Roman" w:cs="Times New Roman"/>
                                <w:sz w:val="24"/>
                                <w:szCs w:val="24"/>
                              </w:rPr>
                              <w:t xml:space="preserve">Histogram of all the data </w:t>
                            </w:r>
                            <w:r w:rsidR="008F5ABC" w:rsidRPr="008F5ABC">
                              <w:rPr>
                                <w:rFonts w:ascii="Times New Roman" w:hAnsi="Times New Roman" w:cs="Times New Roman"/>
                                <w:sz w:val="24"/>
                                <w:szCs w:val="24"/>
                              </w:rPr>
                              <w:t>points from the 9 runs.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F1B5" id="_x0000_s1029" type="#_x0000_t202" style="position:absolute;left:0;text-align:left;margin-left:257.7pt;margin-top:275.25pt;width:252.3pt;height:36.9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">
                <v:textbox>
                  <w:txbxContent>
                    <w:p w14:paraId="3EEDC07D" w14:textId="590EB2E4" w:rsidR="009C054F" w:rsidRPr="009C054F" w:rsidRDefault="009C054F" w:rsidP="009C054F">
                      <w:pPr>
                        <w:rPr>
                          <w:rFonts w:ascii="Times New Roman" w:hAnsi="Times New Roman" w:cs="Times New Roman"/>
                          <w:b/>
                          <w:bCs/>
                          <w:sz w:val="24"/>
                          <w:szCs w:val="24"/>
                        </w:rPr>
                      </w:pPr>
                      <w:r w:rsidRPr="009C054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9C054F">
                        <w:rPr>
                          <w:rFonts w:ascii="Times New Roman" w:hAnsi="Times New Roman" w:cs="Times New Roman"/>
                          <w:b/>
                          <w:bCs/>
                          <w:sz w:val="24"/>
                          <w:szCs w:val="24"/>
                        </w:rPr>
                        <w:t xml:space="preserve">. </w:t>
                      </w:r>
                      <w:r w:rsidR="00B95367">
                        <w:rPr>
                          <w:rFonts w:ascii="Times New Roman" w:hAnsi="Times New Roman" w:cs="Times New Roman"/>
                          <w:sz w:val="24"/>
                          <w:szCs w:val="24"/>
                        </w:rPr>
                        <w:t xml:space="preserve">Histogram of all the data </w:t>
                      </w:r>
                      <w:r w:rsidR="008F5ABC" w:rsidRPr="008F5ABC">
                        <w:rPr>
                          <w:rFonts w:ascii="Times New Roman" w:hAnsi="Times New Roman" w:cs="Times New Roman"/>
                          <w:sz w:val="24"/>
                          <w:szCs w:val="24"/>
                        </w:rPr>
                        <w:t>points from the 9 runs.</w:t>
                      </w:r>
                    </w:p>
                  </w:txbxContent>
                </v:textbox>
                <w10:wrap type="tight"/>
              </v:shape>
            </w:pict>
          </mc:Fallback>
        </mc:AlternateContent>
      </w:r>
      <w:r>
        <w:rPr>
          <w:noProof/>
          <w:color w:val="000000"/>
        </w:rPr>
        <w:drawing>
          <wp:anchor distT="0" distB="0" distL="114300" distR="114300" simplePos="0" relativeHeight="251677696" behindDoc="1" locked="0" layoutInCell="1" allowOverlap="1" wp14:anchorId="52962679" wp14:editId="0C67154B">
            <wp:simplePos x="0" y="0"/>
            <wp:positionH relativeFrom="margin">
              <wp:posOffset>3058731</wp:posOffset>
            </wp:positionH>
            <wp:positionV relativeFrom="paragraph">
              <wp:posOffset>0</wp:posOffset>
            </wp:positionV>
            <wp:extent cx="3450590" cy="3495675"/>
            <wp:effectExtent l="0" t="0" r="0" b="9525"/>
            <wp:wrapTight wrapText="bothSides">
              <wp:wrapPolygon edited="0">
                <wp:start x="0" y="0"/>
                <wp:lineTo x="0" y="21541"/>
                <wp:lineTo x="21465" y="21541"/>
                <wp:lineTo x="21465" y="0"/>
                <wp:lineTo x="0" y="0"/>
              </wp:wrapPolygon>
            </wp:wrapTight>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590"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54F">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79744" behindDoc="1" locked="0" layoutInCell="1" allowOverlap="1" wp14:anchorId="0AF50315" wp14:editId="4737483D">
                <wp:simplePos x="0" y="0"/>
                <wp:positionH relativeFrom="column">
                  <wp:posOffset>-92710</wp:posOffset>
                </wp:positionH>
                <wp:positionV relativeFrom="paragraph">
                  <wp:posOffset>3495675</wp:posOffset>
                </wp:positionV>
                <wp:extent cx="3204210" cy="452755"/>
                <wp:effectExtent l="0" t="0" r="15240" b="23495"/>
                <wp:wrapTight wrapText="bothSides">
                  <wp:wrapPolygon edited="0">
                    <wp:start x="0" y="0"/>
                    <wp:lineTo x="0" y="21812"/>
                    <wp:lineTo x="21574" y="21812"/>
                    <wp:lineTo x="21574"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452755"/>
                        </a:xfrm>
                        <a:prstGeom prst="rect">
                          <a:avLst/>
                        </a:prstGeom>
                        <a:solidFill>
                          <a:srgbClr val="FFFFFF"/>
                        </a:solidFill>
                        <a:ln w="9525">
                          <a:solidFill>
                            <a:srgbClr val="000000"/>
                          </a:solidFill>
                          <a:miter lim="800000"/>
                          <a:headEnd/>
                          <a:tailEnd/>
                        </a:ln>
                      </wps:spPr>
                      <wps:txbx>
                        <w:txbxContent>
                          <w:p w14:paraId="09790153" w14:textId="5471EF69" w:rsidR="009C054F" w:rsidRPr="008F5ABC" w:rsidRDefault="009C054F">
                            <w:pPr>
                              <w:rPr>
                                <w:rFonts w:ascii="Times New Roman" w:hAnsi="Times New Roman" w:cs="Times New Roman"/>
                              </w:rPr>
                            </w:pPr>
                            <w:r w:rsidRPr="009C054F">
                              <w:rPr>
                                <w:rFonts w:ascii="Times New Roman" w:hAnsi="Times New Roman" w:cs="Times New Roman"/>
                                <w:b/>
                                <w:bCs/>
                                <w:sz w:val="24"/>
                                <w:szCs w:val="24"/>
                              </w:rPr>
                              <w:t>Figure 7</w:t>
                            </w:r>
                            <w:r w:rsidRPr="008F5ABC">
                              <w:rPr>
                                <w:rFonts w:ascii="Times New Roman" w:hAnsi="Times New Roman" w:cs="Times New Roman"/>
                                <w:b/>
                                <w:bCs/>
                                <w:sz w:val="24"/>
                                <w:szCs w:val="24"/>
                              </w:rPr>
                              <w:t>.</w:t>
                            </w:r>
                            <w:r w:rsidR="00EE0736" w:rsidRPr="008F5ABC">
                              <w:rPr>
                                <w:rFonts w:ascii="Times New Roman" w:hAnsi="Times New Roman" w:cs="Times New Roman"/>
                                <w:b/>
                                <w:bCs/>
                              </w:rPr>
                              <w:t xml:space="preserve"> </w:t>
                            </w:r>
                            <w:r w:rsidR="00934B49" w:rsidRPr="008F5ABC">
                              <w:rPr>
                                <w:rFonts w:ascii="Times New Roman" w:hAnsi="Times New Roman" w:cs="Times New Roman"/>
                              </w:rPr>
                              <w:t xml:space="preserve"> </w:t>
                            </w:r>
                            <w:r w:rsidR="00276015" w:rsidRPr="008F5ABC">
                              <w:rPr>
                                <w:rFonts w:ascii="Times New Roman" w:hAnsi="Times New Roman" w:cs="Times New Roman"/>
                              </w:rPr>
                              <w:t xml:space="preserve">Mean of each of the </w:t>
                            </w:r>
                            <w:r w:rsidR="008F5ABC" w:rsidRPr="008F5ABC">
                              <w:rPr>
                                <w:rFonts w:ascii="Times New Roman" w:hAnsi="Times New Roman" w:cs="Times New Roman"/>
                              </w:rPr>
                              <w:t>9 runs binned into a single histogram.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50315" id="_x0000_s1030" type="#_x0000_t202" style="position:absolute;left:0;text-align:left;margin-left:-7.3pt;margin-top:275.25pt;width:252.3pt;height:35.6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">
                <v:textbox>
                  <w:txbxContent>
                    <w:p w14:paraId="09790153" w14:textId="5471EF69" w:rsidR="009C054F" w:rsidRPr="008F5ABC" w:rsidRDefault="009C054F">
                      <w:pPr>
                        <w:rPr>
                          <w:rFonts w:ascii="Times New Roman" w:hAnsi="Times New Roman" w:cs="Times New Roman"/>
                        </w:rPr>
                      </w:pPr>
                      <w:r w:rsidRPr="009C054F">
                        <w:rPr>
                          <w:rFonts w:ascii="Times New Roman" w:hAnsi="Times New Roman" w:cs="Times New Roman"/>
                          <w:b/>
                          <w:bCs/>
                          <w:sz w:val="24"/>
                          <w:szCs w:val="24"/>
                        </w:rPr>
                        <w:t>Figure 7</w:t>
                      </w:r>
                      <w:r w:rsidRPr="008F5ABC">
                        <w:rPr>
                          <w:rFonts w:ascii="Times New Roman" w:hAnsi="Times New Roman" w:cs="Times New Roman"/>
                          <w:b/>
                          <w:bCs/>
                          <w:sz w:val="24"/>
                          <w:szCs w:val="24"/>
                        </w:rPr>
                        <w:t>.</w:t>
                      </w:r>
                      <w:r w:rsidR="00EE0736" w:rsidRPr="008F5ABC">
                        <w:rPr>
                          <w:rFonts w:ascii="Times New Roman" w:hAnsi="Times New Roman" w:cs="Times New Roman"/>
                          <w:b/>
                          <w:bCs/>
                        </w:rPr>
                        <w:t xml:space="preserve"> </w:t>
                      </w:r>
                      <w:r w:rsidR="00934B49" w:rsidRPr="008F5ABC">
                        <w:rPr>
                          <w:rFonts w:ascii="Times New Roman" w:hAnsi="Times New Roman" w:cs="Times New Roman"/>
                        </w:rPr>
                        <w:t xml:space="preserve"> </w:t>
                      </w:r>
                      <w:r w:rsidR="00276015" w:rsidRPr="008F5ABC">
                        <w:rPr>
                          <w:rFonts w:ascii="Times New Roman" w:hAnsi="Times New Roman" w:cs="Times New Roman"/>
                        </w:rPr>
                        <w:t xml:space="preserve">Mean of each of the </w:t>
                      </w:r>
                      <w:r w:rsidR="008F5ABC" w:rsidRPr="008F5ABC">
                        <w:rPr>
                          <w:rFonts w:ascii="Times New Roman" w:hAnsi="Times New Roman" w:cs="Times New Roman"/>
                        </w:rPr>
                        <w:t>9 runs binned into a single histogram.</w:t>
                      </w:r>
                    </w:p>
                  </w:txbxContent>
                </v:textbox>
                <w10:wrap type="tight"/>
              </v:shape>
            </w:pict>
          </mc:Fallback>
        </mc:AlternateContent>
      </w:r>
      <w:r w:rsidR="00C211DF">
        <w:rPr>
          <w:noProof/>
          <w:color w:val="000000"/>
        </w:rPr>
        <w:drawing>
          <wp:anchor distT="0" distB="0" distL="114300" distR="114300" simplePos="0" relativeHeight="251678720" behindDoc="1" locked="0" layoutInCell="1" allowOverlap="1" wp14:anchorId="3BF5D48E" wp14:editId="00B9CD5A">
            <wp:simplePos x="0" y="0"/>
            <wp:positionH relativeFrom="margin">
              <wp:posOffset>-315045</wp:posOffset>
            </wp:positionH>
            <wp:positionV relativeFrom="paragraph">
              <wp:posOffset>53</wp:posOffset>
            </wp:positionV>
            <wp:extent cx="3473183" cy="3500963"/>
            <wp:effectExtent l="0" t="0" r="0" b="4445"/>
            <wp:wrapTight wrapText="bothSides">
              <wp:wrapPolygon edited="0">
                <wp:start x="0" y="0"/>
                <wp:lineTo x="0" y="21510"/>
                <wp:lineTo x="21446" y="21510"/>
                <wp:lineTo x="21446" y="0"/>
                <wp:lineTo x="0" y="0"/>
              </wp:wrapPolygon>
            </wp:wrapTight>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4607" cy="35023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BE1">
        <w:rPr>
          <w:rFonts w:ascii="Times New Roman" w:eastAsia="Times New Roman" w:hAnsi="Times New Roman" w:cs="Times New Roman"/>
          <w:color w:val="000000"/>
          <w:sz w:val="24"/>
          <w:szCs w:val="24"/>
        </w:rPr>
        <w:t xml:space="preserve">We combined </w:t>
      </w:r>
      <w:r w:rsidR="00B95367">
        <w:rPr>
          <w:rFonts w:ascii="Times New Roman" w:eastAsia="Times New Roman" w:hAnsi="Times New Roman" w:cs="Times New Roman"/>
          <w:color w:val="000000"/>
          <w:sz w:val="24"/>
          <w:szCs w:val="24"/>
        </w:rPr>
        <w:t>all</w:t>
      </w:r>
      <w:r w:rsidR="00070BE1">
        <w:rPr>
          <w:rFonts w:ascii="Times New Roman" w:eastAsia="Times New Roman" w:hAnsi="Times New Roman" w:cs="Times New Roman"/>
          <w:color w:val="000000"/>
          <w:sz w:val="24"/>
          <w:szCs w:val="24"/>
        </w:rPr>
        <w:t xml:space="preserve"> our 10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datasets to get one dataset with </w:t>
      </w:r>
      <w:r w:rsidR="00D44196">
        <w:rPr>
          <w:rFonts w:ascii="Times New Roman" w:eastAsia="Times New Roman" w:hAnsi="Times New Roman" w:cs="Times New Roman"/>
          <w:color w:val="000000"/>
          <w:sz w:val="24"/>
          <w:szCs w:val="24"/>
        </w:rPr>
        <w:t>89</w:t>
      </w:r>
      <w:r w:rsidR="00070BE1">
        <w:rPr>
          <w:rFonts w:ascii="Times New Roman" w:eastAsia="Times New Roman" w:hAnsi="Times New Roman" w:cs="Times New Roman"/>
          <w:color w:val="000000"/>
          <w:sz w:val="24"/>
          <w:szCs w:val="24"/>
        </w:rPr>
        <w:t xml:space="preserve"> points, the results for this </w:t>
      </w:r>
      <w:commentRangeStart w:id="27"/>
      <w:r w:rsidR="00070BE1">
        <w:rPr>
          <w:rFonts w:ascii="Times New Roman" w:eastAsia="Times New Roman" w:hAnsi="Times New Roman" w:cs="Times New Roman"/>
          <w:color w:val="000000"/>
          <w:sz w:val="24"/>
          <w:szCs w:val="24"/>
        </w:rPr>
        <w:t xml:space="preserve">data </w:t>
      </w:r>
      <w:commentRangeEnd w:id="27"/>
      <w:r w:rsidR="001A5D7E">
        <w:rPr>
          <w:rStyle w:val="CommentReference"/>
        </w:rPr>
        <w:commentReference w:id="27"/>
      </w:r>
      <w:r w:rsidR="00070BE1">
        <w:rPr>
          <w:rFonts w:ascii="Times New Roman" w:eastAsia="Times New Roman" w:hAnsi="Times New Roman" w:cs="Times New Roman"/>
          <w:color w:val="000000"/>
          <w:sz w:val="24"/>
          <w:szCs w:val="24"/>
        </w:rPr>
        <w:t xml:space="preserve">along with the distribution of the data </w:t>
      </w:r>
      <w:r w:rsidR="00B8545D">
        <w:rPr>
          <w:rFonts w:ascii="Times New Roman" w:eastAsia="Times New Roman" w:hAnsi="Times New Roman" w:cs="Times New Roman"/>
          <w:color w:val="000000"/>
          <w:sz w:val="24"/>
          <w:szCs w:val="24"/>
        </w:rPr>
        <w:t xml:space="preserve">shown in Figure </w:t>
      </w:r>
      <w:r w:rsidR="00B35BF1">
        <w:rPr>
          <w:rFonts w:ascii="Times New Roman" w:eastAsia="Times New Roman" w:hAnsi="Times New Roman" w:cs="Times New Roman"/>
          <w:color w:val="000000"/>
          <w:sz w:val="24"/>
          <w:szCs w:val="24"/>
        </w:rPr>
        <w:t xml:space="preserve">8. </w:t>
      </w:r>
    </w:p>
    <w:p w14:paraId="36B68DD8" w14:textId="77777777" w:rsidR="007E6BBA" w:rsidRDefault="007E6BBA" w:rsidP="00070BE1">
      <w:pPr>
        <w:spacing w:after="0"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070BE1" w14:paraId="554A5AC2" w14:textId="77777777" w:rsidTr="00740B2E">
        <w:tc>
          <w:tcPr>
            <w:tcW w:w="1870" w:type="dxa"/>
          </w:tcPr>
          <w:p w14:paraId="2DA14BA2"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w:t>
            </w:r>
          </w:p>
        </w:tc>
        <w:tc>
          <w:tcPr>
            <w:tcW w:w="1870" w:type="dxa"/>
          </w:tcPr>
          <w:p w14:paraId="1FDF4565"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w:t>
            </w:r>
          </w:p>
        </w:tc>
        <w:tc>
          <w:tcPr>
            <w:tcW w:w="1870" w:type="dxa"/>
          </w:tcPr>
          <w:p w14:paraId="5375E85D"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w:t>
            </w:r>
          </w:p>
        </w:tc>
        <w:tc>
          <w:tcPr>
            <w:tcW w:w="1870" w:type="dxa"/>
          </w:tcPr>
          <w:p w14:paraId="6D602C39"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 value</w:t>
            </w:r>
          </w:p>
        </w:tc>
        <w:tc>
          <w:tcPr>
            <w:tcW w:w="1870" w:type="dxa"/>
          </w:tcPr>
          <w:p w14:paraId="1D8D6AE3"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070BE1" w14:paraId="0ADC4470" w14:textId="77777777" w:rsidTr="00740B2E">
        <w:tc>
          <w:tcPr>
            <w:tcW w:w="1870" w:type="dxa"/>
          </w:tcPr>
          <w:p w14:paraId="2088AB95" w14:textId="00872D1B"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2.76</w:t>
            </w:r>
            <w:r w:rsidR="00295481">
              <w:rPr>
                <w:rFonts w:ascii="Times New Roman" w:eastAsia="Times New Roman" w:hAnsi="Times New Roman" w:cs="Times New Roman"/>
                <w:color w:val="000000"/>
                <w:sz w:val="24"/>
                <w:szCs w:val="24"/>
              </w:rPr>
              <w:t>8</w:t>
            </w:r>
          </w:p>
        </w:tc>
        <w:tc>
          <w:tcPr>
            <w:tcW w:w="1870" w:type="dxa"/>
          </w:tcPr>
          <w:p w14:paraId="362B2435" w14:textId="4B275DD5"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r w:rsidR="00295481">
              <w:rPr>
                <w:rFonts w:ascii="Times New Roman" w:eastAsia="Times New Roman" w:hAnsi="Times New Roman" w:cs="Times New Roman"/>
                <w:color w:val="000000"/>
                <w:sz w:val="24"/>
                <w:szCs w:val="24"/>
              </w:rPr>
              <w:t>0</w:t>
            </w:r>
            <w:r w:rsidR="00BE358B">
              <w:rPr>
                <w:rFonts w:ascii="Times New Roman" w:eastAsia="Times New Roman" w:hAnsi="Times New Roman" w:cs="Times New Roman"/>
                <w:color w:val="000000"/>
                <w:sz w:val="24"/>
                <w:szCs w:val="24"/>
              </w:rPr>
              <w:t>8</w:t>
            </w:r>
          </w:p>
        </w:tc>
        <w:tc>
          <w:tcPr>
            <w:tcW w:w="1870" w:type="dxa"/>
          </w:tcPr>
          <w:p w14:paraId="3018DE1F" w14:textId="1EF522AB"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w:t>
            </w:r>
            <w:r w:rsidR="00BE358B">
              <w:rPr>
                <w:rFonts w:ascii="Times New Roman" w:eastAsia="Times New Roman" w:hAnsi="Times New Roman" w:cs="Times New Roman"/>
                <w:color w:val="000000"/>
                <w:sz w:val="24"/>
                <w:szCs w:val="24"/>
              </w:rPr>
              <w:t>08</w:t>
            </w:r>
          </w:p>
        </w:tc>
        <w:tc>
          <w:tcPr>
            <w:tcW w:w="1870" w:type="dxa"/>
          </w:tcPr>
          <w:p w14:paraId="450E0F12" w14:textId="4F8ED145"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BE358B">
              <w:rPr>
                <w:rFonts w:ascii="Times New Roman" w:eastAsia="Times New Roman" w:hAnsi="Times New Roman" w:cs="Times New Roman"/>
                <w:color w:val="000000"/>
                <w:sz w:val="24"/>
                <w:szCs w:val="24"/>
              </w:rPr>
              <w:t>4</w:t>
            </w:r>
          </w:p>
        </w:tc>
        <w:tc>
          <w:tcPr>
            <w:tcW w:w="1870" w:type="dxa"/>
          </w:tcPr>
          <w:p w14:paraId="47650E24" w14:textId="3B3F128A"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r w:rsidR="00BE358B">
              <w:rPr>
                <w:rFonts w:ascii="Times New Roman" w:eastAsia="Times New Roman" w:hAnsi="Times New Roman" w:cs="Times New Roman"/>
                <w:color w:val="000000"/>
                <w:sz w:val="24"/>
                <w:szCs w:val="24"/>
              </w:rPr>
              <w:t>8</w:t>
            </w:r>
          </w:p>
        </w:tc>
      </w:tr>
    </w:tbl>
    <w:p w14:paraId="4662646C" w14:textId="37D0A49A" w:rsidR="00295481" w:rsidRDefault="00295481" w:rsidP="00070BE1">
      <w:pPr>
        <w:spacing w:after="0" w:line="240" w:lineRule="auto"/>
        <w:rPr>
          <w:rFonts w:ascii="Times New Roman" w:eastAsia="Times New Roman" w:hAnsi="Times New Roman" w:cs="Times New Roman"/>
          <w:color w:val="000000"/>
          <w:sz w:val="24"/>
          <w:szCs w:val="24"/>
        </w:rPr>
      </w:pPr>
      <w:r w:rsidRPr="00B95367">
        <w:rPr>
          <w:rFonts w:ascii="Times New Roman" w:eastAsia="Times New Roman" w:hAnsi="Times New Roman" w:cs="Times New Roman"/>
          <w:b/>
          <w:bCs/>
          <w:color w:val="000000"/>
          <w:sz w:val="24"/>
          <w:szCs w:val="24"/>
        </w:rPr>
        <w:t xml:space="preserve">Table </w:t>
      </w:r>
      <w:r w:rsidR="00DD32DB">
        <w:rPr>
          <w:rFonts w:ascii="Times New Roman" w:eastAsia="Times New Roman" w:hAnsi="Times New Roman" w:cs="Times New Roman"/>
          <w:b/>
          <w:bCs/>
          <w:color w:val="000000"/>
          <w:sz w:val="24"/>
          <w:szCs w:val="24"/>
        </w:rPr>
        <w:t>4</w:t>
      </w:r>
      <w:r w:rsidRPr="00B95367">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00B95367">
        <w:rPr>
          <w:rFonts w:ascii="Times New Roman" w:eastAsia="Times New Roman" w:hAnsi="Times New Roman" w:cs="Times New Roman"/>
          <w:color w:val="000000"/>
          <w:sz w:val="24"/>
          <w:szCs w:val="24"/>
        </w:rPr>
        <w:t>Finalized summary of all data from the 9 Runs.</w:t>
      </w:r>
    </w:p>
    <w:p w14:paraId="4532B7CA" w14:textId="77777777" w:rsidR="00C81335" w:rsidRDefault="00C81335" w:rsidP="00070BE1">
      <w:pPr>
        <w:spacing w:after="0" w:line="240" w:lineRule="auto"/>
        <w:rPr>
          <w:rFonts w:ascii="Times New Roman" w:eastAsia="Times New Roman" w:hAnsi="Times New Roman" w:cs="Times New Roman"/>
          <w:color w:val="000000"/>
          <w:sz w:val="24"/>
          <w:szCs w:val="24"/>
        </w:rPr>
      </w:pPr>
    </w:p>
    <w:p w14:paraId="054EF885" w14:textId="29D400E2" w:rsidR="00070BE1" w:rsidRDefault="00070BE1"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expect the random error to distribute uniformly around all the datasets, which can be noticed here. The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datasets have a mean standard deviation of 0.0</w:t>
      </w:r>
      <w:r w:rsidR="00C23F7E">
        <w:rPr>
          <w:rFonts w:ascii="Times New Roman" w:eastAsia="Times New Roman" w:hAnsi="Times New Roman" w:cs="Times New Roman"/>
          <w:color w:val="000000"/>
          <w:sz w:val="24"/>
          <w:szCs w:val="24"/>
        </w:rPr>
        <w:t>07</w:t>
      </w:r>
      <w:r>
        <w:rPr>
          <w:rFonts w:ascii="Times New Roman" w:eastAsia="Times New Roman" w:hAnsi="Times New Roman" w:cs="Times New Roman"/>
          <w:color w:val="000000"/>
          <w:sz w:val="24"/>
          <w:szCs w:val="24"/>
        </w:rPr>
        <w:t xml:space="preserve"> and the standard deviation of the </w:t>
      </w:r>
      <w:r w:rsidR="00C23F7E">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-point dataset 0.0</w:t>
      </w:r>
      <w:r w:rsidR="00887B1A">
        <w:rPr>
          <w:rFonts w:ascii="Times New Roman" w:eastAsia="Times New Roman" w:hAnsi="Times New Roman" w:cs="Times New Roman"/>
          <w:color w:val="000000"/>
          <w:sz w:val="24"/>
          <w:szCs w:val="24"/>
        </w:rPr>
        <w:t>08</w:t>
      </w:r>
      <w:r>
        <w:rPr>
          <w:rFonts w:ascii="Times New Roman" w:eastAsia="Times New Roman" w:hAnsi="Times New Roman" w:cs="Times New Roman"/>
          <w:color w:val="000000"/>
          <w:sz w:val="24"/>
          <w:szCs w:val="24"/>
        </w:rPr>
        <w:t xml:space="preserve">. We also expect the SDM of the </w:t>
      </w:r>
      <w:r w:rsidR="00887B1A">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 xml:space="preserve">-point dataset to go down by factor </w:t>
      </w:r>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8.9</m:t>
            </m:r>
          </m:e>
        </m:rad>
        <m:r>
          <w:rPr>
            <w:rFonts w:ascii="Cambria Math" w:eastAsia="Times New Roman" w:hAnsi="Cambria Math" w:cs="Times New Roman"/>
            <w:color w:val="000000"/>
            <w:sz w:val="24"/>
            <w:szCs w:val="24"/>
          </w:rPr>
          <m:t>≈3</m:t>
        </m:r>
      </m:oMath>
      <w:r>
        <w:rPr>
          <w:rFonts w:ascii="Times New Roman" w:eastAsia="Times New Roman" w:hAnsi="Times New Roman" w:cs="Times New Roman"/>
          <w:color w:val="000000"/>
          <w:sz w:val="24"/>
          <w:szCs w:val="24"/>
        </w:rPr>
        <w:t xml:space="preserve">, the mean of SDM’s for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s dataset is 0.00</w:t>
      </w:r>
      <w:r w:rsidR="001D5256">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and therefore </w:t>
      </w:r>
      <w:r w:rsidR="00EE04B2">
        <w:rPr>
          <w:rFonts w:ascii="Times New Roman" w:eastAsia="Times New Roman" w:hAnsi="Times New Roman" w:cs="Times New Roman"/>
          <w:color w:val="000000"/>
          <w:sz w:val="24"/>
          <w:szCs w:val="24"/>
        </w:rPr>
        <w:t xml:space="preserve">0.0008, </w:t>
      </w:r>
      <w:r>
        <w:rPr>
          <w:rFonts w:ascii="Times New Roman" w:eastAsia="Times New Roman" w:hAnsi="Times New Roman" w:cs="Times New Roman"/>
          <w:color w:val="000000"/>
          <w:sz w:val="24"/>
          <w:szCs w:val="24"/>
        </w:rPr>
        <w:t xml:space="preserve">is </w:t>
      </w:r>
      <w:r w:rsidR="005B0AF4">
        <w:rPr>
          <w:rFonts w:ascii="Times New Roman" w:eastAsia="Times New Roman" w:hAnsi="Times New Roman" w:cs="Times New Roman"/>
          <w:color w:val="000000"/>
          <w:sz w:val="24"/>
          <w:szCs w:val="24"/>
        </w:rPr>
        <w:t xml:space="preserve">approximately 3 </w:t>
      </w:r>
      <w:r>
        <w:rPr>
          <w:rFonts w:ascii="Times New Roman" w:eastAsia="Times New Roman" w:hAnsi="Times New Roman" w:cs="Times New Roman"/>
          <w:color w:val="000000"/>
          <w:sz w:val="24"/>
          <w:szCs w:val="24"/>
        </w:rPr>
        <w:t xml:space="preserve">times the SDM for the </w:t>
      </w:r>
      <w:r w:rsidR="001D5256">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 xml:space="preserve">-point dataset. </w:t>
      </w:r>
    </w:p>
    <w:p w14:paraId="4F4663EF" w14:textId="77777777" w:rsidR="00070BE1" w:rsidRDefault="00070BE1" w:rsidP="00070BE1">
      <w:pPr>
        <w:spacing w:after="0" w:line="240" w:lineRule="auto"/>
        <w:rPr>
          <w:rFonts w:ascii="Times New Roman" w:eastAsia="Times New Roman" w:hAnsi="Times New Roman" w:cs="Times New Roman"/>
          <w:color w:val="000000"/>
          <w:sz w:val="24"/>
          <w:szCs w:val="24"/>
        </w:rPr>
      </w:pPr>
    </w:p>
    <w:p w14:paraId="34C1CDAB" w14:textId="5266B54E" w:rsidR="004F5CD2" w:rsidRDefault="00070BE1"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combined the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and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s datasets to report a single value, the equation for the reported value is </w:t>
      </w:r>
    </w:p>
    <w:p w14:paraId="293D4955" w14:textId="77777777" w:rsidR="00C81335" w:rsidRPr="00C81335" w:rsidRDefault="00C81335" w:rsidP="00070BE1">
      <w:pPr>
        <w:spacing w:after="0" w:line="240" w:lineRule="auto"/>
        <w:rPr>
          <w:rFonts w:ascii="Times New Roman" w:eastAsia="Times New Roman" w:hAnsi="Times New Roman" w:cs="Times New Roman"/>
          <w:color w:val="000000"/>
          <w:sz w:val="16"/>
          <w:szCs w:val="16"/>
        </w:rPr>
      </w:pPr>
    </w:p>
    <w:p w14:paraId="6C8AE3C1" w14:textId="77801FA2" w:rsidR="00070BE1" w:rsidRPr="00662217" w:rsidRDefault="00000000" w:rsidP="004F5CD2">
      <w:pPr>
        <w:spacing w:after="0" w:line="240" w:lineRule="auto"/>
        <w:jc w:val="right"/>
        <w:rPr>
          <w:rFonts w:ascii="Times New Roman" w:eastAsia="Times New Roman"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avg</m:t>
            </m:r>
          </m:sub>
        </m:sSub>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i/>
                <w:color w:val="000000"/>
                <w:sz w:val="28"/>
                <w:szCs w:val="28"/>
              </w:rPr>
            </m:ctrlPr>
          </m:fPr>
          <m:num>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j</m:t>
                </m:r>
              </m:sub>
              <m:sup/>
              <m:e>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num>
                  <m:den>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σ</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2</m:t>
                        </m:r>
                      </m:sup>
                    </m:sSubSup>
                  </m:den>
                </m:f>
              </m:e>
            </m:nary>
          </m:num>
          <m:den>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j</m:t>
                </m:r>
              </m:sub>
              <m:sup/>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σ</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2</m:t>
                        </m:r>
                      </m:sup>
                    </m:sSubSup>
                  </m:den>
                </m:f>
              </m:e>
            </m:nary>
          </m:den>
        </m:f>
      </m:oMath>
      <w:r w:rsidR="00070BE1">
        <w:rPr>
          <w:rFonts w:ascii="Times New Roman" w:eastAsia="Times New Roman" w:hAnsi="Times New Roman" w:cs="Times New Roman"/>
          <w:color w:val="000000"/>
          <w:sz w:val="28"/>
          <w:szCs w:val="28"/>
        </w:rPr>
        <w:t xml:space="preserve"> </w:t>
      </w:r>
      <w:proofErr w:type="gramStart"/>
      <w:r w:rsidR="00BA5D9C">
        <w:rPr>
          <w:rFonts w:ascii="Times New Roman" w:eastAsia="Times New Roman" w:hAnsi="Times New Roman" w:cs="Times New Roman"/>
          <w:color w:val="000000"/>
          <w:sz w:val="28"/>
          <w:szCs w:val="28"/>
        </w:rPr>
        <w:t>,</w:t>
      </w:r>
      <w:r w:rsidR="004F5CD2">
        <w:rPr>
          <w:rFonts w:ascii="Times New Roman" w:eastAsia="Times New Roman" w:hAnsi="Times New Roman" w:cs="Times New Roman"/>
          <w:color w:val="000000"/>
          <w:sz w:val="28"/>
          <w:szCs w:val="28"/>
        </w:rPr>
        <w:t xml:space="preserve">   </w:t>
      </w:r>
      <w:proofErr w:type="gramEnd"/>
      <w:r w:rsidR="004F5CD2">
        <w:rPr>
          <w:rFonts w:ascii="Times New Roman" w:eastAsia="Times New Roman" w:hAnsi="Times New Roman" w:cs="Times New Roman"/>
          <w:color w:val="000000"/>
          <w:sz w:val="28"/>
          <w:szCs w:val="28"/>
        </w:rPr>
        <w:t xml:space="preserve">                                                   (9)</w:t>
      </w:r>
    </w:p>
    <w:p w14:paraId="4F052E85" w14:textId="77777777" w:rsidR="00070BE1" w:rsidRPr="00780612" w:rsidRDefault="00070BE1" w:rsidP="00070BE1">
      <w:pPr>
        <w:spacing w:after="0" w:line="240" w:lineRule="auto"/>
        <w:rPr>
          <w:rFonts w:ascii="Times New Roman" w:eastAsia="Times New Roman" w:hAnsi="Times New Roman" w:cs="Times New Roman"/>
          <w:b/>
          <w:bCs/>
          <w:color w:val="000000"/>
          <w:sz w:val="24"/>
          <w:szCs w:val="24"/>
        </w:rPr>
      </w:pPr>
    </w:p>
    <w:p w14:paraId="16DE1DF8" w14:textId="24E992C8" w:rsidR="00BA5D9C" w:rsidRDefault="00070BE1" w:rsidP="00BA5D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oMath>
      <w:r>
        <w:rPr>
          <w:rFonts w:ascii="Times New Roman" w:eastAsia="Times New Roman" w:hAnsi="Times New Roman" w:cs="Times New Roman"/>
          <w:sz w:val="24"/>
          <w:szCs w:val="24"/>
        </w:rPr>
        <w:t xml:space="preserve"> represent the means for the individual datasets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oMath>
      <w:r>
        <w:rPr>
          <w:rFonts w:ascii="Times New Roman" w:eastAsia="Times New Roman" w:hAnsi="Times New Roman" w:cs="Times New Roman"/>
          <w:sz w:val="24"/>
          <w:szCs w:val="24"/>
        </w:rPr>
        <w:t xml:space="preserve"> is the corresponding standard deviation. The total uncertainty is given by</w:t>
      </w:r>
      <w:r w:rsidR="00BA5D9C">
        <w:rPr>
          <w:rFonts w:ascii="Times New Roman" w:eastAsia="Times New Roman" w:hAnsi="Times New Roman" w:cs="Times New Roman"/>
          <w:sz w:val="24"/>
          <w:szCs w:val="24"/>
        </w:rPr>
        <w:t>,</w:t>
      </w:r>
    </w:p>
    <w:p w14:paraId="2E66CD0D" w14:textId="77777777" w:rsidR="00BA5D9C" w:rsidRPr="00C81335" w:rsidRDefault="00BA5D9C" w:rsidP="00BA5D9C">
      <w:pPr>
        <w:spacing w:after="0" w:line="240" w:lineRule="auto"/>
        <w:rPr>
          <w:rFonts w:ascii="Times New Roman" w:eastAsia="Times New Roman" w:hAnsi="Times New Roman" w:cs="Times New Roman"/>
          <w:sz w:val="16"/>
          <w:szCs w:val="16"/>
        </w:rPr>
      </w:pPr>
    </w:p>
    <w:p w14:paraId="65A4AA72" w14:textId="7264ED1E" w:rsidR="00070BE1" w:rsidRPr="00BA5D9C" w:rsidRDefault="00000000" w:rsidP="00BA5D9C">
      <w:pPr>
        <w:spacing w:after="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tot</m:t>
            </m:r>
          </m:sub>
        </m:sSub>
        <m:r>
          <w:rPr>
            <w:rFonts w:ascii="Cambria Math" w:eastAsia="Times New Roman" w:hAnsi="Cambria Math" w:cs="Times New Roman"/>
            <w:sz w:val="28"/>
            <w:szCs w:val="28"/>
          </w:rPr>
          <m:t xml:space="preserve">= </m:t>
        </m:r>
        <m:rad>
          <m:radPr>
            <m:degHide m:val="1"/>
            <m:ctrlPr>
              <w:rPr>
                <w:rFonts w:ascii="Cambria Math" w:eastAsia="Times New Roman" w:hAnsi="Cambria Math" w:cs="Times New Roman"/>
                <w:i/>
                <w:sz w:val="28"/>
                <w:szCs w:val="28"/>
              </w:rPr>
            </m:ctrlPr>
          </m:radPr>
          <m:deg/>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nary>
                  <m:naryPr>
                    <m:chr m:val="∑"/>
                    <m:limLoc m:val="subSup"/>
                    <m:supHide m:val="1"/>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j</m:t>
                    </m:r>
                  </m:sub>
                  <m:sup/>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j</m:t>
                            </m:r>
                          </m:sub>
                          <m:sup>
                            <m:r>
                              <w:rPr>
                                <w:rFonts w:ascii="Cambria Math" w:eastAsia="Times New Roman" w:hAnsi="Cambria Math" w:cs="Times New Roman"/>
                                <w:sz w:val="28"/>
                                <w:szCs w:val="28"/>
                              </w:rPr>
                              <m:t>2</m:t>
                            </m:r>
                          </m:sup>
                        </m:sSubSup>
                      </m:den>
                    </m:f>
                    <m:r>
                      <w:rPr>
                        <w:rFonts w:ascii="Cambria Math" w:eastAsia="Times New Roman" w:hAnsi="Cambria Math" w:cs="Times New Roman"/>
                        <w:sz w:val="28"/>
                        <w:szCs w:val="28"/>
                      </w:rPr>
                      <m:t>)</m:t>
                    </m:r>
                  </m:e>
                </m:nary>
              </m:den>
            </m:f>
          </m:e>
        </m:rad>
      </m:oMath>
      <w:r w:rsidR="00070BE1">
        <w:rPr>
          <w:rFonts w:ascii="Times New Roman" w:eastAsia="Times New Roman" w:hAnsi="Times New Roman" w:cs="Times New Roman"/>
          <w:sz w:val="28"/>
          <w:szCs w:val="28"/>
        </w:rPr>
        <w:t xml:space="preserve"> .</w:t>
      </w:r>
      <w:r w:rsidR="00BA5D9C">
        <w:rPr>
          <w:rFonts w:ascii="Times New Roman" w:eastAsia="Times New Roman" w:hAnsi="Times New Roman" w:cs="Times New Roman"/>
          <w:sz w:val="28"/>
          <w:szCs w:val="28"/>
        </w:rPr>
        <w:t xml:space="preserve">                                                (10)</w:t>
      </w:r>
    </w:p>
    <w:p w14:paraId="20C53F0B" w14:textId="77777777" w:rsidR="00070BE1" w:rsidRPr="0088344C" w:rsidRDefault="00070BE1" w:rsidP="00070BE1">
      <w:pPr>
        <w:spacing w:after="0" w:line="240" w:lineRule="auto"/>
        <w:rPr>
          <w:rFonts w:ascii="Times New Roman" w:eastAsia="Times New Roman" w:hAnsi="Times New Roman" w:cs="Times New Roman"/>
          <w:color w:val="000000"/>
          <w:sz w:val="24"/>
          <w:szCs w:val="24"/>
        </w:rPr>
      </w:pPr>
    </w:p>
    <w:tbl>
      <w:tblPr>
        <w:tblStyle w:val="TableGrid"/>
        <w:tblpPr w:leftFromText="180" w:rightFromText="180" w:vertAnchor="text" w:horzAnchor="margin" w:tblpY="101"/>
        <w:tblOverlap w:val="never"/>
        <w:tblW w:w="0" w:type="auto"/>
        <w:tblLook w:val="04A0" w:firstRow="1" w:lastRow="0" w:firstColumn="1" w:lastColumn="0" w:noHBand="0" w:noVBand="1"/>
      </w:tblPr>
      <w:tblGrid>
        <w:gridCol w:w="1350"/>
        <w:gridCol w:w="990"/>
        <w:gridCol w:w="1350"/>
      </w:tblGrid>
      <w:tr w:rsidR="005469BC" w14:paraId="6DBB61EE" w14:textId="77777777" w:rsidTr="005469BC">
        <w:tc>
          <w:tcPr>
            <w:tcW w:w="1350" w:type="dxa"/>
          </w:tcPr>
          <w:p w14:paraId="7666A24E"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1-10 Period </w:t>
            </w:r>
          </w:p>
        </w:tc>
        <w:tc>
          <w:tcPr>
            <w:tcW w:w="990" w:type="dxa"/>
          </w:tcPr>
          <w:p w14:paraId="5A6D7EFF"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 value</w:t>
            </w:r>
          </w:p>
        </w:tc>
        <w:tc>
          <w:tcPr>
            <w:tcW w:w="1350" w:type="dxa"/>
          </w:tcPr>
          <w:p w14:paraId="35ADF5CC"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5469BC" w14:paraId="1EF8C4BC" w14:textId="77777777" w:rsidTr="005469BC">
        <w:tc>
          <w:tcPr>
            <w:tcW w:w="1350" w:type="dxa"/>
          </w:tcPr>
          <w:p w14:paraId="48A8EAF6"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2.768(2)</w:t>
            </w:r>
          </w:p>
        </w:tc>
        <w:tc>
          <w:tcPr>
            <w:tcW w:w="990" w:type="dxa"/>
          </w:tcPr>
          <w:p w14:paraId="134AB0D1"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2.25</w:t>
            </w:r>
          </w:p>
        </w:tc>
        <w:tc>
          <w:tcPr>
            <w:tcW w:w="1350" w:type="dxa"/>
          </w:tcPr>
          <w:p w14:paraId="336E0669"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w:t>
            </w:r>
          </w:p>
        </w:tc>
      </w:tr>
    </w:tbl>
    <w:p w14:paraId="79CB2938" w14:textId="4EBE4F2E" w:rsidR="00070BE1" w:rsidRDefault="005469BC" w:rsidP="005469BC">
      <w:pPr>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8960" behindDoc="1" locked="0" layoutInCell="1" allowOverlap="1" wp14:anchorId="44B47D36" wp14:editId="3834BEAB">
                <wp:simplePos x="0" y="0"/>
                <wp:positionH relativeFrom="margin">
                  <wp:posOffset>0</wp:posOffset>
                </wp:positionH>
                <wp:positionV relativeFrom="paragraph">
                  <wp:posOffset>436181</wp:posOffset>
                </wp:positionV>
                <wp:extent cx="2327910" cy="260985"/>
                <wp:effectExtent l="0" t="0" r="15240" b="24765"/>
                <wp:wrapTight wrapText="bothSides">
                  <wp:wrapPolygon edited="0">
                    <wp:start x="0" y="0"/>
                    <wp:lineTo x="0" y="22073"/>
                    <wp:lineTo x="21565" y="22073"/>
                    <wp:lineTo x="2156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27910" cy="260985"/>
                        </a:xfrm>
                        <a:prstGeom prst="rect">
                          <a:avLst/>
                        </a:prstGeom>
                        <a:solidFill>
                          <a:schemeClr val="lt1"/>
                        </a:solidFill>
                        <a:ln w="6350">
                          <a:solidFill>
                            <a:prstClr val="black"/>
                          </a:solidFill>
                        </a:ln>
                      </wps:spPr>
                      <wps:txbx>
                        <w:txbxContent>
                          <w:p w14:paraId="61F985A9" w14:textId="77777777" w:rsidR="005469BC" w:rsidRPr="005469BC" w:rsidRDefault="005469BC" w:rsidP="005469BC">
                            <w:pPr>
                              <w:spacing w:after="0" w:line="240" w:lineRule="auto"/>
                              <w:ind w:left="720"/>
                              <w:rPr>
                                <w:rFonts w:ascii="Times New Roman" w:eastAsia="Times New Roman" w:hAnsi="Times New Roman" w:cs="Times New Roman"/>
                                <w:color w:val="000000"/>
                              </w:rPr>
                            </w:pPr>
                            <w:r w:rsidRPr="005469BC">
                              <w:rPr>
                                <w:rFonts w:ascii="Times New Roman" w:eastAsia="Times New Roman" w:hAnsi="Times New Roman" w:cs="Times New Roman"/>
                                <w:b/>
                                <w:bCs/>
                                <w:color w:val="000000"/>
                              </w:rPr>
                              <w:t>Table 5.</w:t>
                            </w:r>
                            <w:r w:rsidRPr="005469BC">
                              <w:rPr>
                                <w:rFonts w:ascii="Times New Roman" w:eastAsia="Times New Roman" w:hAnsi="Times New Roman" w:cs="Times New Roman"/>
                                <w:color w:val="000000"/>
                              </w:rPr>
                              <w:t xml:space="preserve"> Combined 1 and 10 data</w:t>
                            </w:r>
                          </w:p>
                          <w:p w14:paraId="5DF3592E" w14:textId="67C74045" w:rsidR="005469BC" w:rsidRDefault="005469BC" w:rsidP="005469BC">
                            <w: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B47D36" id="Text Box 26" o:spid="_x0000_s1031" type="#_x0000_t202" style="position:absolute;margin-left:0;margin-top:34.35pt;width:183.3pt;height:20.5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" fillcolor="white [3201]" strokeweight=".5pt">
                <v:textbox>
                  <w:txbxContent>
                    <w:p w14:paraId="61F985A9" w14:textId="77777777" w:rsidR="005469BC" w:rsidRPr="005469BC" w:rsidRDefault="005469BC" w:rsidP="005469BC">
                      <w:pPr>
                        <w:spacing w:after="0" w:line="240" w:lineRule="auto"/>
                        <w:ind w:left="720"/>
                        <w:rPr>
                          <w:rFonts w:ascii="Times New Roman" w:eastAsia="Times New Roman" w:hAnsi="Times New Roman" w:cs="Times New Roman"/>
                          <w:color w:val="000000"/>
                        </w:rPr>
                      </w:pPr>
                      <w:r w:rsidRPr="005469BC">
                        <w:rPr>
                          <w:rFonts w:ascii="Times New Roman" w:eastAsia="Times New Roman" w:hAnsi="Times New Roman" w:cs="Times New Roman"/>
                          <w:b/>
                          <w:bCs/>
                          <w:color w:val="000000"/>
                        </w:rPr>
                        <w:t>Table 5.</w:t>
                      </w:r>
                      <w:r w:rsidRPr="005469BC">
                        <w:rPr>
                          <w:rFonts w:ascii="Times New Roman" w:eastAsia="Times New Roman" w:hAnsi="Times New Roman" w:cs="Times New Roman"/>
                          <w:color w:val="000000"/>
                        </w:rPr>
                        <w:t xml:space="preserve"> Combined 1 and 10 data</w:t>
                      </w:r>
                    </w:p>
                    <w:p w14:paraId="5DF3592E" w14:textId="67C74045" w:rsidR="005469BC" w:rsidRDefault="005469BC" w:rsidP="005469BC">
                      <w:r>
                        <w:t xml:space="preserve">. </w:t>
                      </w:r>
                    </w:p>
                  </w:txbxContent>
                </v:textbox>
                <w10:wrap type="tight" anchorx="margin"/>
              </v:shape>
            </w:pict>
          </mc:Fallback>
        </mc:AlternateContent>
      </w:r>
      <w:r w:rsidR="00070BE1">
        <w:rPr>
          <w:rFonts w:ascii="Times New Roman" w:eastAsia="Times New Roman" w:hAnsi="Times New Roman" w:cs="Times New Roman"/>
          <w:color w:val="000000"/>
          <w:sz w:val="24"/>
          <w:szCs w:val="24"/>
        </w:rPr>
        <w:t xml:space="preserve">The table below summarizes the results for this combined value. The z value and probability </w:t>
      </w:r>
      <w:proofErr w:type="gramStart"/>
      <w:r w:rsidR="00070BE1">
        <w:rPr>
          <w:rFonts w:ascii="Times New Roman" w:eastAsia="Times New Roman" w:hAnsi="Times New Roman" w:cs="Times New Roman"/>
          <w:color w:val="000000"/>
          <w:sz w:val="24"/>
          <w:szCs w:val="24"/>
        </w:rPr>
        <w:t>is</w:t>
      </w:r>
      <w:proofErr w:type="gramEnd"/>
      <w:r w:rsidR="00070BE1">
        <w:rPr>
          <w:rFonts w:ascii="Times New Roman" w:eastAsia="Times New Roman" w:hAnsi="Times New Roman" w:cs="Times New Roman"/>
          <w:color w:val="000000"/>
          <w:sz w:val="24"/>
          <w:szCs w:val="24"/>
        </w:rPr>
        <w:t xml:space="preserve"> calculated on the basis of the true value and uncertainty used for 10 and 1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w:t>
      </w:r>
    </w:p>
    <w:p w14:paraId="2720DECA" w14:textId="77777777" w:rsidR="005469BC" w:rsidRPr="0088344C" w:rsidRDefault="005469BC" w:rsidP="005469BC">
      <w:pPr>
        <w:spacing w:after="0" w:line="240" w:lineRule="auto"/>
        <w:rPr>
          <w:rFonts w:ascii="Times New Roman" w:eastAsia="Times New Roman" w:hAnsi="Times New Roman" w:cs="Times New Roman"/>
          <w:color w:val="000000"/>
          <w:sz w:val="24"/>
          <w:szCs w:val="24"/>
        </w:rPr>
      </w:pPr>
    </w:p>
    <w:p w14:paraId="25C2AF13" w14:textId="53EA2E58" w:rsidR="00946D3D" w:rsidRPr="001F4B64" w:rsidRDefault="00070BE1" w:rsidP="00C825F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100 </w:t>
      </w:r>
      <w:r w:rsidR="005E6E16">
        <w:rPr>
          <w:rFonts w:ascii="Times New Roman" w:eastAsia="Times New Roman" w:hAnsi="Times New Roman" w:cs="Times New Roman"/>
          <w:b/>
          <w:bCs/>
          <w:color w:val="000000"/>
          <w:sz w:val="24"/>
          <w:szCs w:val="24"/>
        </w:rPr>
        <w:t>period</w:t>
      </w:r>
      <w:r>
        <w:rPr>
          <w:rFonts w:ascii="Times New Roman" w:eastAsia="Times New Roman" w:hAnsi="Times New Roman" w:cs="Times New Roman"/>
          <w:b/>
          <w:bCs/>
          <w:color w:val="000000"/>
          <w:sz w:val="24"/>
          <w:szCs w:val="24"/>
        </w:rPr>
        <w:t>s</w:t>
      </w:r>
      <w:r w:rsidR="001F4B64">
        <w:rPr>
          <w:rFonts w:ascii="Times New Roman" w:eastAsia="Times New Roman" w:hAnsi="Times New Roman" w:cs="Times New Roman"/>
          <w:sz w:val="24"/>
          <w:szCs w:val="24"/>
        </w:rPr>
        <w:t xml:space="preserve"> </w:t>
      </w:r>
    </w:p>
    <w:p w14:paraId="4B2E8F71" w14:textId="7E128129" w:rsidR="00A5136E" w:rsidRDefault="00C81335" w:rsidP="001869FC">
      <w:pPr>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2032" behindDoc="1" locked="0" layoutInCell="1" allowOverlap="1" wp14:anchorId="2AA9D1C1" wp14:editId="4BF94046">
                <wp:simplePos x="0" y="0"/>
                <wp:positionH relativeFrom="margin">
                  <wp:posOffset>2028387</wp:posOffset>
                </wp:positionH>
                <wp:positionV relativeFrom="paragraph">
                  <wp:posOffset>588426</wp:posOffset>
                </wp:positionV>
                <wp:extent cx="1590040" cy="622300"/>
                <wp:effectExtent l="0" t="0" r="10160" b="25400"/>
                <wp:wrapTight wrapText="bothSides">
                  <wp:wrapPolygon edited="0">
                    <wp:start x="0" y="0"/>
                    <wp:lineTo x="0" y="21820"/>
                    <wp:lineTo x="21479" y="21820"/>
                    <wp:lineTo x="2147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590040" cy="622300"/>
                        </a:xfrm>
                        <a:prstGeom prst="rect">
                          <a:avLst/>
                        </a:prstGeom>
                        <a:solidFill>
                          <a:schemeClr val="lt1"/>
                        </a:solidFill>
                        <a:ln w="6350">
                          <a:solidFill>
                            <a:prstClr val="black"/>
                          </a:solidFill>
                        </a:ln>
                      </wps:spPr>
                      <wps:txbx>
                        <w:txbxContent>
                          <w:p w14:paraId="16F8B234" w14:textId="710F8E09" w:rsidR="00A5136E" w:rsidRPr="00A5136E" w:rsidRDefault="00A5136E" w:rsidP="00A5136E">
                            <w:pPr>
                              <w:spacing w:line="240" w:lineRule="auto"/>
                              <w:rPr>
                                <w:rFonts w:ascii="Times New Roman" w:hAnsi="Times New Roman" w:cs="Times New Roman"/>
                              </w:rPr>
                            </w:pPr>
                            <w:r>
                              <w:rPr>
                                <w:rFonts w:ascii="Times New Roman" w:hAnsi="Times New Roman" w:cs="Times New Roman"/>
                                <w:b/>
                                <w:bCs/>
                              </w:rPr>
                              <w:t>Figure 9</w:t>
                            </w:r>
                            <w:r w:rsidRPr="00A5136E">
                              <w:rPr>
                                <w:rFonts w:ascii="Times New Roman" w:hAnsi="Times New Roman" w:cs="Times New Roman"/>
                                <w:b/>
                                <w:bCs/>
                              </w:rPr>
                              <w:t>.</w:t>
                            </w:r>
                            <w:r w:rsidRPr="00A5136E">
                              <w:rPr>
                                <w:rFonts w:ascii="Times New Roman" w:hAnsi="Times New Roman" w:cs="Times New Roman"/>
                              </w:rPr>
                              <w:t xml:space="preserve"> Summary of important variables for 100-period experiment.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A9D1C1" id="Text Box 28" o:spid="_x0000_s1032" type="#_x0000_t202" style="position:absolute;margin-left:159.7pt;margin-top:46.35pt;width:125.2pt;height:49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" fillcolor="white [3201]" strokeweight=".5pt">
                <v:textbox>
                  <w:txbxContent>
                    <w:p w14:paraId="16F8B234" w14:textId="710F8E09" w:rsidR="00A5136E" w:rsidRPr="00A5136E" w:rsidRDefault="00A5136E" w:rsidP="00A5136E">
                      <w:pPr>
                        <w:spacing w:line="240" w:lineRule="auto"/>
                        <w:rPr>
                          <w:rFonts w:ascii="Times New Roman" w:hAnsi="Times New Roman" w:cs="Times New Roman"/>
                        </w:rPr>
                      </w:pPr>
                      <w:r>
                        <w:rPr>
                          <w:rFonts w:ascii="Times New Roman" w:hAnsi="Times New Roman" w:cs="Times New Roman"/>
                          <w:b/>
                          <w:bCs/>
                        </w:rPr>
                        <w:t>Figure 9</w:t>
                      </w:r>
                      <w:r w:rsidRPr="00A5136E">
                        <w:rPr>
                          <w:rFonts w:ascii="Times New Roman" w:hAnsi="Times New Roman" w:cs="Times New Roman"/>
                          <w:b/>
                          <w:bCs/>
                        </w:rPr>
                        <w:t>.</w:t>
                      </w:r>
                      <w:r w:rsidRPr="00A5136E">
                        <w:rPr>
                          <w:rFonts w:ascii="Times New Roman" w:hAnsi="Times New Roman" w:cs="Times New Roman"/>
                        </w:rPr>
                        <w:t xml:space="preserve"> Summary of important variables for 100-period experiment. </w:t>
                      </w:r>
                    </w:p>
                  </w:txbxContent>
                </v:textbox>
                <w10:wrap type="tight" anchorx="margin"/>
              </v:shape>
            </w:pict>
          </mc:Fallback>
        </mc:AlternateContent>
      </w:r>
      <w:r>
        <w:rPr>
          <w:noProof/>
          <w:color w:val="000000"/>
        </w:rPr>
        <w:drawing>
          <wp:anchor distT="0" distB="0" distL="114300" distR="114300" simplePos="0" relativeHeight="251689984" behindDoc="1" locked="0" layoutInCell="1" allowOverlap="1" wp14:anchorId="69A013BA" wp14:editId="63A328D0">
            <wp:simplePos x="0" y="0"/>
            <wp:positionH relativeFrom="margin">
              <wp:align>left</wp:align>
            </wp:positionH>
            <wp:positionV relativeFrom="paragraph">
              <wp:posOffset>37556</wp:posOffset>
            </wp:positionV>
            <wp:extent cx="3795913" cy="3825922"/>
            <wp:effectExtent l="0" t="0" r="0" b="3175"/>
            <wp:wrapTight wrapText="bothSides">
              <wp:wrapPolygon edited="0">
                <wp:start x="0" y="0"/>
                <wp:lineTo x="0" y="21510"/>
                <wp:lineTo x="21466" y="21510"/>
                <wp:lineTo x="21466" y="0"/>
                <wp:lineTo x="0" y="0"/>
              </wp:wrapPolygon>
            </wp:wrapTight>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913" cy="3825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9FC">
        <w:rPr>
          <w:rFonts w:ascii="Times New Roman" w:eastAsia="Times New Roman" w:hAnsi="Times New Roman" w:cs="Times New Roman"/>
          <w:color w:val="000000"/>
          <w:sz w:val="24"/>
          <w:szCs w:val="24"/>
        </w:rPr>
        <w:t xml:space="preserve">As we conducted the 100-period experiment on a different day, we found that the length of our string stretched, but we did not measure the elongation of the string in that period. We cut out a new string and conducted this experiment with this new length. </w:t>
      </w:r>
    </w:p>
    <w:p w14:paraId="073A7807" w14:textId="126D7300" w:rsidR="00A5136E" w:rsidRDefault="00A5136E" w:rsidP="001869FC">
      <w:pPr>
        <w:spacing w:after="0" w:line="240" w:lineRule="auto"/>
        <w:rPr>
          <w:rFonts w:ascii="Times New Roman" w:eastAsia="Times New Roman" w:hAnsi="Times New Roman" w:cs="Times New Roman"/>
          <w:color w:val="000000"/>
          <w:sz w:val="24"/>
          <w:szCs w:val="24"/>
        </w:rPr>
      </w:pPr>
    </w:p>
    <w:p w14:paraId="4C3FA4EB" w14:textId="255820F8" w:rsidR="00305852" w:rsidRDefault="00A5136E" w:rsidP="00A5136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w:t>
      </w:r>
      <w:r w:rsidR="004266B8">
        <w:rPr>
          <w:rFonts w:ascii="Times New Roman" w:eastAsia="Times New Roman" w:hAnsi="Times New Roman" w:cs="Times New Roman"/>
          <w:color w:val="000000"/>
          <w:sz w:val="24"/>
          <w:szCs w:val="24"/>
        </w:rPr>
        <w:t xml:space="preserve"> mean values</w:t>
      </w:r>
      <w:r>
        <w:rPr>
          <w:rFonts w:ascii="Times New Roman" w:eastAsia="Times New Roman" w:hAnsi="Times New Roman" w:cs="Times New Roman"/>
          <w:color w:val="000000"/>
          <w:sz w:val="24"/>
          <w:szCs w:val="24"/>
        </w:rPr>
        <w:t xml:space="preserve"> are</w:t>
      </w:r>
      <w:r w:rsidR="001869FC">
        <w:rPr>
          <w:rFonts w:ascii="Times New Roman" w:eastAsia="Times New Roman" w:hAnsi="Times New Roman" w:cs="Times New Roman"/>
          <w:color w:val="000000"/>
          <w:sz w:val="24"/>
          <w:szCs w:val="24"/>
        </w:rPr>
        <w:t xml:space="preserve"> reported in </w:t>
      </w:r>
      <w:r w:rsidR="002C0D09">
        <w:rPr>
          <w:rFonts w:ascii="Times New Roman" w:eastAsia="Times New Roman" w:hAnsi="Times New Roman" w:cs="Times New Roman"/>
          <w:color w:val="000000"/>
          <w:sz w:val="24"/>
          <w:szCs w:val="24"/>
        </w:rPr>
        <w:t>Table 1</w:t>
      </w:r>
      <w:r w:rsidR="001869FC">
        <w:rPr>
          <w:rFonts w:ascii="Times New Roman" w:eastAsia="Times New Roman" w:hAnsi="Times New Roman" w:cs="Times New Roman"/>
          <w:color w:val="000000"/>
          <w:sz w:val="24"/>
          <w:szCs w:val="24"/>
        </w:rPr>
        <w:t xml:space="preserve"> along with the error. We will not be combining the results of 100 period with the 1 period and 10 period results due to a change </w:t>
      </w:r>
      <w:r w:rsidR="002C0D09">
        <w:rPr>
          <w:rFonts w:ascii="Times New Roman" w:eastAsia="Times New Roman" w:hAnsi="Times New Roman" w:cs="Times New Roman"/>
          <w:color w:val="000000"/>
          <w:sz w:val="24"/>
          <w:szCs w:val="24"/>
        </w:rPr>
        <w:t>length of the fishing line</w:t>
      </w:r>
      <w:r w:rsidR="001869FC">
        <w:rPr>
          <w:rFonts w:ascii="Times New Roman" w:eastAsia="Times New Roman" w:hAnsi="Times New Roman" w:cs="Times New Roman"/>
          <w:color w:val="000000"/>
          <w:sz w:val="24"/>
          <w:szCs w:val="24"/>
        </w:rPr>
        <w:t xml:space="preserve">. The table below summarizes our results. </w:t>
      </w:r>
    </w:p>
    <w:p w14:paraId="62FAA95A" w14:textId="77777777" w:rsidR="00305852" w:rsidRDefault="00305852" w:rsidP="00A5136E">
      <w:pPr>
        <w:spacing w:after="0" w:line="240" w:lineRule="auto"/>
        <w:jc w:val="both"/>
        <w:rPr>
          <w:rFonts w:ascii="Times New Roman" w:eastAsia="Times New Roman" w:hAnsi="Times New Roman" w:cs="Times New Roman"/>
          <w:color w:val="000000"/>
          <w:sz w:val="24"/>
          <w:szCs w:val="24"/>
        </w:rPr>
      </w:pPr>
    </w:p>
    <w:p w14:paraId="733B0A5C" w14:textId="73C44FC0" w:rsidR="00305852" w:rsidRDefault="00305852" w:rsidP="0030585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Note that we would expect our standard deviation to decrease by 2 orders of magnitude as compared to the 1 period dataset but that does not happen and is </w:t>
      </w:r>
      <w:r w:rsidR="005B593A">
        <w:rPr>
          <w:rFonts w:ascii="Times New Roman" w:eastAsia="Times New Roman" w:hAnsi="Times New Roman" w:cs="Times New Roman"/>
          <w:color w:val="000000"/>
          <w:sz w:val="24"/>
          <w:szCs w:val="24"/>
        </w:rPr>
        <w:t xml:space="preserve">evidence </w:t>
      </w:r>
      <w:r>
        <w:rPr>
          <w:rFonts w:ascii="Times New Roman" w:eastAsia="Times New Roman" w:hAnsi="Times New Roman" w:cs="Times New Roman"/>
          <w:color w:val="000000"/>
          <w:sz w:val="24"/>
          <w:szCs w:val="24"/>
        </w:rPr>
        <w:t>of human error involved in the process</w:t>
      </w:r>
      <w:r w:rsidR="005B59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B593A">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 xml:space="preserve">ossibly we could have miscounted the number of </w:t>
      </w:r>
      <w:r w:rsidR="005B593A">
        <w:rPr>
          <w:rFonts w:ascii="Times New Roman" w:eastAsia="Times New Roman" w:hAnsi="Times New Roman" w:cs="Times New Roman"/>
          <w:color w:val="000000"/>
          <w:sz w:val="24"/>
          <w:szCs w:val="24"/>
        </w:rPr>
        <w:t xml:space="preserve">periods which would through off our </w:t>
      </w:r>
      <w:r w:rsidR="00594670">
        <w:rPr>
          <w:rFonts w:ascii="Times New Roman" w:eastAsia="Times New Roman" w:hAnsi="Times New Roman" w:cs="Times New Roman"/>
          <w:color w:val="000000"/>
          <w:sz w:val="24"/>
          <w:szCs w:val="24"/>
        </w:rPr>
        <w:t>SDM</w:t>
      </w:r>
      <w:r>
        <w:rPr>
          <w:rFonts w:ascii="Times New Roman" w:eastAsia="Times New Roman" w:hAnsi="Times New Roman" w:cs="Times New Roman"/>
          <w:color w:val="000000"/>
          <w:sz w:val="24"/>
          <w:szCs w:val="24"/>
        </w:rPr>
        <w:t xml:space="preserve">. We do not expect any systematic error to cause this because we do not see such behavior creeping in the 10-period dataset. </w:t>
      </w:r>
    </w:p>
    <w:p w14:paraId="677FDD1C" w14:textId="29ED4C93" w:rsidR="00A5136E" w:rsidRDefault="00A5136E" w:rsidP="00305852">
      <w:pPr>
        <w:spacing w:after="0" w:line="240" w:lineRule="auto"/>
        <w:jc w:val="both"/>
        <w:rPr>
          <w:rFonts w:ascii="Times New Roman" w:eastAsia="Times New Roman" w:hAnsi="Times New Roman" w:cs="Times New Roman"/>
          <w:color w:val="000000"/>
          <w:sz w:val="24"/>
          <w:szCs w:val="24"/>
        </w:rPr>
      </w:pPr>
    </w:p>
    <w:p w14:paraId="26E3F8D5" w14:textId="1310AA17" w:rsidR="001869FC" w:rsidRPr="00697805" w:rsidRDefault="001869FC" w:rsidP="001869FC">
      <w:pPr>
        <w:spacing w:after="0" w:line="240" w:lineRule="auto"/>
        <w:rPr>
          <w:rFonts w:ascii="Times New Roman" w:eastAsia="Times New Roman" w:hAnsi="Times New Roman" w:cs="Times New Roman"/>
          <w:b/>
          <w:bCs/>
          <w:color w:val="000000"/>
          <w:sz w:val="24"/>
          <w:szCs w:val="24"/>
        </w:rPr>
      </w:pPr>
      <w:r w:rsidRPr="00697805">
        <w:rPr>
          <w:rFonts w:ascii="Times New Roman" w:eastAsia="Times New Roman" w:hAnsi="Times New Roman" w:cs="Times New Roman"/>
          <w:b/>
          <w:bCs/>
          <w:color w:val="000000"/>
          <w:sz w:val="24"/>
          <w:szCs w:val="24"/>
        </w:rPr>
        <w:t>Anharmonicity</w:t>
      </w:r>
    </w:p>
    <w:tbl>
      <w:tblPr>
        <w:tblStyle w:val="TableGrid"/>
        <w:tblpPr w:leftFromText="180" w:rightFromText="180" w:vertAnchor="text" w:horzAnchor="margin" w:tblpY="76"/>
        <w:tblOverlap w:val="never"/>
        <w:tblW w:w="0" w:type="auto"/>
        <w:tblLook w:val="04A0" w:firstRow="1" w:lastRow="0" w:firstColumn="1" w:lastColumn="0" w:noHBand="0" w:noVBand="1"/>
      </w:tblPr>
      <w:tblGrid>
        <w:gridCol w:w="1885"/>
        <w:gridCol w:w="763"/>
        <w:gridCol w:w="810"/>
        <w:gridCol w:w="810"/>
        <w:gridCol w:w="1800"/>
      </w:tblGrid>
      <w:tr w:rsidR="002850EF" w14:paraId="4C4897EF"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454658CF"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Amplitude</w:t>
            </w:r>
          </w:p>
          <w:p w14:paraId="36C9E653"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(Degrees)</w:t>
            </w:r>
          </w:p>
        </w:tc>
        <w:tc>
          <w:tcPr>
            <w:tcW w:w="763" w:type="dxa"/>
            <w:tcBorders>
              <w:top w:val="single" w:sz="4" w:space="0" w:color="auto"/>
              <w:left w:val="single" w:sz="4" w:space="0" w:color="auto"/>
              <w:bottom w:val="single" w:sz="4" w:space="0" w:color="auto"/>
              <w:right w:val="single" w:sz="4" w:space="0" w:color="auto"/>
            </w:tcBorders>
            <w:hideMark/>
          </w:tcPr>
          <w:p w14:paraId="7A95D1EB"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w:t>
            </w:r>
          </w:p>
        </w:tc>
        <w:tc>
          <w:tcPr>
            <w:tcW w:w="810" w:type="dxa"/>
            <w:tcBorders>
              <w:top w:val="single" w:sz="4" w:space="0" w:color="auto"/>
              <w:left w:val="single" w:sz="4" w:space="0" w:color="auto"/>
              <w:bottom w:val="single" w:sz="4" w:space="0" w:color="auto"/>
              <w:right w:val="single" w:sz="4" w:space="0" w:color="auto"/>
            </w:tcBorders>
            <w:hideMark/>
          </w:tcPr>
          <w:p w14:paraId="60A3276B"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w:t>
            </w:r>
          </w:p>
        </w:tc>
        <w:tc>
          <w:tcPr>
            <w:tcW w:w="810" w:type="dxa"/>
            <w:tcBorders>
              <w:top w:val="single" w:sz="4" w:space="0" w:color="auto"/>
              <w:left w:val="single" w:sz="4" w:space="0" w:color="auto"/>
              <w:bottom w:val="single" w:sz="4" w:space="0" w:color="auto"/>
              <w:right w:val="single" w:sz="4" w:space="0" w:color="auto"/>
            </w:tcBorders>
            <w:hideMark/>
          </w:tcPr>
          <w:p w14:paraId="6E2C283B"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w:t>
            </w:r>
          </w:p>
        </w:tc>
        <w:tc>
          <w:tcPr>
            <w:tcW w:w="1800" w:type="dxa"/>
            <w:tcBorders>
              <w:top w:val="single" w:sz="4" w:space="0" w:color="auto"/>
              <w:left w:val="single" w:sz="4" w:space="0" w:color="auto"/>
              <w:bottom w:val="single" w:sz="4" w:space="0" w:color="auto"/>
              <w:right w:val="single" w:sz="4" w:space="0" w:color="auto"/>
            </w:tcBorders>
            <w:hideMark/>
          </w:tcPr>
          <w:p w14:paraId="2F106302" w14:textId="3DE9C3D8" w:rsidR="002850EF" w:rsidRDefault="0096611A"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Decrease </w:t>
            </w:r>
            <w:proofErr w:type="gramStart"/>
            <w:r>
              <w:rPr>
                <w:rFonts w:ascii="Times New Roman" w:eastAsia="Times New Roman" w:hAnsi="Times New Roman" w:cs="Times New Roman"/>
                <w:color w:val="000000"/>
                <w:sz w:val="24"/>
                <w:szCs w:val="24"/>
              </w:rPr>
              <w:t xml:space="preserve">in </w:t>
            </w:r>
            <w:r w:rsidR="002850EF">
              <w:rPr>
                <w:rFonts w:ascii="Times New Roman" w:eastAsia="Times New Roman" w:hAnsi="Times New Roman" w:cs="Times New Roman"/>
                <w:color w:val="000000"/>
                <w:sz w:val="24"/>
                <w:szCs w:val="24"/>
              </w:rPr>
              <w:t xml:space="preserve"> Amplitude</w:t>
            </w:r>
            <w:proofErr w:type="gramEnd"/>
          </w:p>
          <w:p w14:paraId="22B31C12"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(degrees)</w:t>
            </w:r>
          </w:p>
        </w:tc>
      </w:tr>
      <w:tr w:rsidR="002850EF" w14:paraId="1D07D6D7"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17F98AE9"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763" w:type="dxa"/>
            <w:tcBorders>
              <w:top w:val="single" w:sz="4" w:space="0" w:color="auto"/>
              <w:left w:val="single" w:sz="4" w:space="0" w:color="auto"/>
              <w:bottom w:val="single" w:sz="4" w:space="0" w:color="auto"/>
              <w:right w:val="single" w:sz="4" w:space="0" w:color="auto"/>
            </w:tcBorders>
            <w:hideMark/>
          </w:tcPr>
          <w:p w14:paraId="5B52D360"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2.600</w:t>
            </w:r>
          </w:p>
        </w:tc>
        <w:tc>
          <w:tcPr>
            <w:tcW w:w="810" w:type="dxa"/>
            <w:tcBorders>
              <w:top w:val="single" w:sz="4" w:space="0" w:color="auto"/>
              <w:left w:val="single" w:sz="4" w:space="0" w:color="auto"/>
              <w:bottom w:val="single" w:sz="4" w:space="0" w:color="auto"/>
              <w:right w:val="single" w:sz="4" w:space="0" w:color="auto"/>
            </w:tcBorders>
            <w:hideMark/>
          </w:tcPr>
          <w:p w14:paraId="1383F5B3"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w:t>
            </w:r>
          </w:p>
        </w:tc>
        <w:tc>
          <w:tcPr>
            <w:tcW w:w="810" w:type="dxa"/>
            <w:tcBorders>
              <w:top w:val="single" w:sz="4" w:space="0" w:color="auto"/>
              <w:left w:val="single" w:sz="4" w:space="0" w:color="auto"/>
              <w:bottom w:val="single" w:sz="4" w:space="0" w:color="auto"/>
              <w:right w:val="single" w:sz="4" w:space="0" w:color="auto"/>
            </w:tcBorders>
            <w:hideMark/>
          </w:tcPr>
          <w:p w14:paraId="4875961D"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1800" w:type="dxa"/>
            <w:tcBorders>
              <w:top w:val="single" w:sz="4" w:space="0" w:color="auto"/>
              <w:left w:val="single" w:sz="4" w:space="0" w:color="auto"/>
              <w:bottom w:val="single" w:sz="4" w:space="0" w:color="auto"/>
              <w:right w:val="single" w:sz="4" w:space="0" w:color="auto"/>
            </w:tcBorders>
            <w:hideMark/>
          </w:tcPr>
          <w:p w14:paraId="620CB851"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2850EF" w14:paraId="73E5DF20"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50C9C0A9"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763" w:type="dxa"/>
            <w:tcBorders>
              <w:top w:val="single" w:sz="4" w:space="0" w:color="auto"/>
              <w:left w:val="single" w:sz="4" w:space="0" w:color="auto"/>
              <w:bottom w:val="single" w:sz="4" w:space="0" w:color="auto"/>
              <w:right w:val="single" w:sz="4" w:space="0" w:color="auto"/>
            </w:tcBorders>
            <w:hideMark/>
          </w:tcPr>
          <w:p w14:paraId="66F0E2F7"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810" w:type="dxa"/>
            <w:tcBorders>
              <w:top w:val="single" w:sz="4" w:space="0" w:color="auto"/>
              <w:left w:val="single" w:sz="4" w:space="0" w:color="auto"/>
              <w:bottom w:val="single" w:sz="4" w:space="0" w:color="auto"/>
              <w:right w:val="single" w:sz="4" w:space="0" w:color="auto"/>
            </w:tcBorders>
            <w:hideMark/>
          </w:tcPr>
          <w:p w14:paraId="42401A30"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w:t>
            </w:r>
          </w:p>
        </w:tc>
        <w:tc>
          <w:tcPr>
            <w:tcW w:w="810" w:type="dxa"/>
            <w:tcBorders>
              <w:top w:val="single" w:sz="4" w:space="0" w:color="auto"/>
              <w:left w:val="single" w:sz="4" w:space="0" w:color="auto"/>
              <w:bottom w:val="single" w:sz="4" w:space="0" w:color="auto"/>
              <w:right w:val="single" w:sz="4" w:space="0" w:color="auto"/>
            </w:tcBorders>
            <w:hideMark/>
          </w:tcPr>
          <w:p w14:paraId="303971F7"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1800" w:type="dxa"/>
            <w:tcBorders>
              <w:top w:val="single" w:sz="4" w:space="0" w:color="auto"/>
              <w:left w:val="single" w:sz="4" w:space="0" w:color="auto"/>
              <w:bottom w:val="single" w:sz="4" w:space="0" w:color="auto"/>
              <w:right w:val="single" w:sz="4" w:space="0" w:color="auto"/>
            </w:tcBorders>
            <w:hideMark/>
          </w:tcPr>
          <w:p w14:paraId="26D5D1FF"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2850EF" w14:paraId="126AC1FA"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54ADD75E"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763" w:type="dxa"/>
            <w:tcBorders>
              <w:top w:val="single" w:sz="4" w:space="0" w:color="auto"/>
              <w:left w:val="single" w:sz="4" w:space="0" w:color="auto"/>
              <w:bottom w:val="single" w:sz="4" w:space="0" w:color="auto"/>
              <w:right w:val="single" w:sz="4" w:space="0" w:color="auto"/>
            </w:tcBorders>
            <w:hideMark/>
          </w:tcPr>
          <w:p w14:paraId="2C2C1E05"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2.509</w:t>
            </w:r>
          </w:p>
        </w:tc>
        <w:tc>
          <w:tcPr>
            <w:tcW w:w="810" w:type="dxa"/>
            <w:tcBorders>
              <w:top w:val="single" w:sz="4" w:space="0" w:color="auto"/>
              <w:left w:val="single" w:sz="4" w:space="0" w:color="auto"/>
              <w:bottom w:val="single" w:sz="4" w:space="0" w:color="auto"/>
              <w:right w:val="single" w:sz="4" w:space="0" w:color="auto"/>
            </w:tcBorders>
            <w:hideMark/>
          </w:tcPr>
          <w:p w14:paraId="33887CBC"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810" w:type="dxa"/>
            <w:tcBorders>
              <w:top w:val="single" w:sz="4" w:space="0" w:color="auto"/>
              <w:left w:val="single" w:sz="4" w:space="0" w:color="auto"/>
              <w:bottom w:val="single" w:sz="4" w:space="0" w:color="auto"/>
              <w:right w:val="single" w:sz="4" w:space="0" w:color="auto"/>
            </w:tcBorders>
            <w:hideMark/>
          </w:tcPr>
          <w:p w14:paraId="162606C0"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1800" w:type="dxa"/>
            <w:tcBorders>
              <w:top w:val="single" w:sz="4" w:space="0" w:color="auto"/>
              <w:left w:val="single" w:sz="4" w:space="0" w:color="auto"/>
              <w:bottom w:val="single" w:sz="4" w:space="0" w:color="auto"/>
              <w:right w:val="single" w:sz="4" w:space="0" w:color="auto"/>
            </w:tcBorders>
            <w:hideMark/>
          </w:tcPr>
          <w:p w14:paraId="4BDDAE0B"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2850EF" w14:paraId="0F4C432C"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24A04F77"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763" w:type="dxa"/>
            <w:tcBorders>
              <w:top w:val="single" w:sz="4" w:space="0" w:color="auto"/>
              <w:left w:val="single" w:sz="4" w:space="0" w:color="auto"/>
              <w:bottom w:val="single" w:sz="4" w:space="0" w:color="auto"/>
              <w:right w:val="single" w:sz="4" w:space="0" w:color="auto"/>
            </w:tcBorders>
            <w:hideMark/>
          </w:tcPr>
          <w:p w14:paraId="35155230"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2.461</w:t>
            </w:r>
          </w:p>
        </w:tc>
        <w:tc>
          <w:tcPr>
            <w:tcW w:w="810" w:type="dxa"/>
            <w:tcBorders>
              <w:top w:val="single" w:sz="4" w:space="0" w:color="auto"/>
              <w:left w:val="single" w:sz="4" w:space="0" w:color="auto"/>
              <w:bottom w:val="single" w:sz="4" w:space="0" w:color="auto"/>
              <w:right w:val="single" w:sz="4" w:space="0" w:color="auto"/>
            </w:tcBorders>
            <w:hideMark/>
          </w:tcPr>
          <w:p w14:paraId="0DFEB9A2"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810" w:type="dxa"/>
            <w:tcBorders>
              <w:top w:val="single" w:sz="4" w:space="0" w:color="auto"/>
              <w:left w:val="single" w:sz="4" w:space="0" w:color="auto"/>
              <w:bottom w:val="single" w:sz="4" w:space="0" w:color="auto"/>
              <w:right w:val="single" w:sz="4" w:space="0" w:color="auto"/>
            </w:tcBorders>
            <w:hideMark/>
          </w:tcPr>
          <w:p w14:paraId="00242631"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w:t>
            </w:r>
          </w:p>
        </w:tc>
        <w:tc>
          <w:tcPr>
            <w:tcW w:w="1800" w:type="dxa"/>
            <w:tcBorders>
              <w:top w:val="single" w:sz="4" w:space="0" w:color="auto"/>
              <w:left w:val="single" w:sz="4" w:space="0" w:color="auto"/>
              <w:bottom w:val="single" w:sz="4" w:space="0" w:color="auto"/>
              <w:right w:val="single" w:sz="4" w:space="0" w:color="auto"/>
            </w:tcBorders>
            <w:hideMark/>
          </w:tcPr>
          <w:p w14:paraId="05D9CAF8"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2850EF" w14:paraId="7105010C"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7BB99DDF"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25</w:t>
            </w:r>
          </w:p>
        </w:tc>
        <w:tc>
          <w:tcPr>
            <w:tcW w:w="763" w:type="dxa"/>
            <w:tcBorders>
              <w:top w:val="single" w:sz="4" w:space="0" w:color="auto"/>
              <w:left w:val="single" w:sz="4" w:space="0" w:color="auto"/>
              <w:bottom w:val="single" w:sz="4" w:space="0" w:color="auto"/>
              <w:right w:val="single" w:sz="4" w:space="0" w:color="auto"/>
            </w:tcBorders>
            <w:hideMark/>
          </w:tcPr>
          <w:p w14:paraId="1AEA7873"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2.429</w:t>
            </w:r>
          </w:p>
        </w:tc>
        <w:tc>
          <w:tcPr>
            <w:tcW w:w="810" w:type="dxa"/>
            <w:tcBorders>
              <w:top w:val="single" w:sz="4" w:space="0" w:color="auto"/>
              <w:left w:val="single" w:sz="4" w:space="0" w:color="auto"/>
              <w:bottom w:val="single" w:sz="4" w:space="0" w:color="auto"/>
              <w:right w:val="single" w:sz="4" w:space="0" w:color="auto"/>
            </w:tcBorders>
            <w:hideMark/>
          </w:tcPr>
          <w:p w14:paraId="301B9C62"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0.010</w:t>
            </w:r>
          </w:p>
        </w:tc>
        <w:tc>
          <w:tcPr>
            <w:tcW w:w="810" w:type="dxa"/>
            <w:tcBorders>
              <w:top w:val="single" w:sz="4" w:space="0" w:color="auto"/>
              <w:left w:val="single" w:sz="4" w:space="0" w:color="auto"/>
              <w:bottom w:val="single" w:sz="4" w:space="0" w:color="auto"/>
              <w:right w:val="single" w:sz="4" w:space="0" w:color="auto"/>
            </w:tcBorders>
            <w:hideMark/>
          </w:tcPr>
          <w:p w14:paraId="2E4B35D1"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1800" w:type="dxa"/>
            <w:tcBorders>
              <w:top w:val="single" w:sz="4" w:space="0" w:color="auto"/>
              <w:left w:val="single" w:sz="4" w:space="0" w:color="auto"/>
              <w:bottom w:val="single" w:sz="4" w:space="0" w:color="auto"/>
              <w:right w:val="single" w:sz="4" w:space="0" w:color="auto"/>
            </w:tcBorders>
            <w:hideMark/>
          </w:tcPr>
          <w:p w14:paraId="165C6114"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2850EF" w14:paraId="44290D00" w14:textId="77777777" w:rsidTr="002850EF">
        <w:tc>
          <w:tcPr>
            <w:tcW w:w="1885" w:type="dxa"/>
            <w:tcBorders>
              <w:top w:val="single" w:sz="4" w:space="0" w:color="auto"/>
              <w:left w:val="single" w:sz="4" w:space="0" w:color="auto"/>
              <w:bottom w:val="single" w:sz="4" w:space="0" w:color="auto"/>
              <w:right w:val="single" w:sz="4" w:space="0" w:color="auto"/>
            </w:tcBorders>
            <w:hideMark/>
          </w:tcPr>
          <w:p w14:paraId="68061FD2"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763" w:type="dxa"/>
            <w:tcBorders>
              <w:top w:val="single" w:sz="4" w:space="0" w:color="auto"/>
              <w:left w:val="single" w:sz="4" w:space="0" w:color="auto"/>
              <w:bottom w:val="single" w:sz="4" w:space="0" w:color="auto"/>
              <w:right w:val="single" w:sz="4" w:space="0" w:color="auto"/>
            </w:tcBorders>
            <w:hideMark/>
          </w:tcPr>
          <w:p w14:paraId="4DFF9BDF"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2.411</w:t>
            </w:r>
          </w:p>
        </w:tc>
        <w:tc>
          <w:tcPr>
            <w:tcW w:w="810" w:type="dxa"/>
            <w:tcBorders>
              <w:top w:val="single" w:sz="4" w:space="0" w:color="auto"/>
              <w:left w:val="single" w:sz="4" w:space="0" w:color="auto"/>
              <w:bottom w:val="single" w:sz="4" w:space="0" w:color="auto"/>
              <w:right w:val="single" w:sz="4" w:space="0" w:color="auto"/>
            </w:tcBorders>
            <w:hideMark/>
          </w:tcPr>
          <w:p w14:paraId="620B9905"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w:t>
            </w:r>
          </w:p>
        </w:tc>
        <w:tc>
          <w:tcPr>
            <w:tcW w:w="810" w:type="dxa"/>
            <w:tcBorders>
              <w:top w:val="single" w:sz="4" w:space="0" w:color="auto"/>
              <w:left w:val="single" w:sz="4" w:space="0" w:color="auto"/>
              <w:bottom w:val="single" w:sz="4" w:space="0" w:color="auto"/>
              <w:right w:val="single" w:sz="4" w:space="0" w:color="auto"/>
            </w:tcBorders>
            <w:hideMark/>
          </w:tcPr>
          <w:p w14:paraId="71FA3AF1"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1800" w:type="dxa"/>
            <w:tcBorders>
              <w:top w:val="single" w:sz="4" w:space="0" w:color="auto"/>
              <w:left w:val="single" w:sz="4" w:space="0" w:color="auto"/>
              <w:bottom w:val="single" w:sz="4" w:space="0" w:color="auto"/>
              <w:right w:val="single" w:sz="4" w:space="0" w:color="auto"/>
            </w:tcBorders>
            <w:hideMark/>
          </w:tcPr>
          <w:p w14:paraId="27B41F7F" w14:textId="77777777" w:rsidR="002850EF" w:rsidRDefault="002850EF" w:rsidP="002850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14:paraId="12CDCE63" w14:textId="60A7FAC2" w:rsidR="001869FC"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 to measure the anharmonicity of the pendulum is given in the table </w:t>
      </w:r>
      <w:r w:rsidR="002850EF">
        <w:rPr>
          <w:rFonts w:ascii="Times New Roman" w:eastAsia="Times New Roman" w:hAnsi="Times New Roman" w:cs="Times New Roman"/>
          <w:color w:val="000000"/>
          <w:sz w:val="24"/>
          <w:szCs w:val="24"/>
        </w:rPr>
        <w:t xml:space="preserve">to the left. </w:t>
      </w:r>
      <w:r>
        <w:rPr>
          <w:rFonts w:ascii="Times New Roman" w:eastAsia="Times New Roman" w:hAnsi="Times New Roman" w:cs="Times New Roman"/>
          <w:color w:val="000000"/>
          <w:sz w:val="24"/>
          <w:szCs w:val="24"/>
        </w:rPr>
        <w:t xml:space="preserve"> </w:t>
      </w:r>
    </w:p>
    <w:p w14:paraId="59B3BFFB" w14:textId="77777777" w:rsidR="001869FC" w:rsidRDefault="001869FC" w:rsidP="00535637">
      <w:pPr>
        <w:spacing w:after="0" w:line="240" w:lineRule="auto"/>
        <w:jc w:val="both"/>
        <w:rPr>
          <w:rFonts w:ascii="Times New Roman" w:eastAsia="Times New Roman" w:hAnsi="Times New Roman" w:cs="Times New Roman"/>
          <w:color w:val="000000"/>
          <w:sz w:val="24"/>
          <w:szCs w:val="24"/>
        </w:rPr>
      </w:pPr>
    </w:p>
    <w:p w14:paraId="5FD8E7E2" w14:textId="790DFDFE" w:rsidR="001869FC"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histogram representing the data in the table is given below,</w:t>
      </w:r>
    </w:p>
    <w:p w14:paraId="69FFE802" w14:textId="0F0ABF40" w:rsidR="002850EF" w:rsidRPr="005B593A" w:rsidRDefault="002850EF" w:rsidP="00535637">
      <w:pPr>
        <w:spacing w:after="0" w:line="240" w:lineRule="auto"/>
        <w:jc w:val="both"/>
        <w:rPr>
          <w:rFonts w:ascii="Times New Roman" w:eastAsia="Times New Roman" w:hAnsi="Times New Roman" w:cs="Times New Roman"/>
          <w:color w:val="000000"/>
          <w:sz w:val="24"/>
          <w:szCs w:val="24"/>
        </w:rPr>
      </w:pPr>
    </w:p>
    <w:p w14:paraId="61348E40" w14:textId="4B996193" w:rsidR="001869FC" w:rsidRDefault="00505CD1" w:rsidP="00535637">
      <w:pPr>
        <w:spacing w:after="0" w:line="24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8176" behindDoc="1" locked="0" layoutInCell="1" allowOverlap="1" wp14:anchorId="56411746" wp14:editId="6289B8EA">
                <wp:simplePos x="0" y="0"/>
                <wp:positionH relativeFrom="margin">
                  <wp:posOffset>614680</wp:posOffset>
                </wp:positionH>
                <wp:positionV relativeFrom="paragraph">
                  <wp:posOffset>1348105</wp:posOffset>
                </wp:positionV>
                <wp:extent cx="2496820" cy="598805"/>
                <wp:effectExtent l="0" t="0" r="17780" b="10795"/>
                <wp:wrapTight wrapText="bothSides">
                  <wp:wrapPolygon edited="0">
                    <wp:start x="0" y="0"/>
                    <wp:lineTo x="0" y="21302"/>
                    <wp:lineTo x="21589" y="21302"/>
                    <wp:lineTo x="2158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496820" cy="598805"/>
                        </a:xfrm>
                        <a:prstGeom prst="rect">
                          <a:avLst/>
                        </a:prstGeom>
                        <a:solidFill>
                          <a:schemeClr val="lt1"/>
                        </a:solidFill>
                        <a:ln w="6350">
                          <a:solidFill>
                            <a:schemeClr val="tx1"/>
                          </a:solidFill>
                        </a:ln>
                      </wps:spPr>
                      <wps:txbx>
                        <w:txbxContent>
                          <w:p w14:paraId="4567CF3D" w14:textId="4606BB6F" w:rsidR="00505CD1" w:rsidRPr="00A5136E" w:rsidRDefault="00505CD1" w:rsidP="00505CD1">
                            <w:pPr>
                              <w:spacing w:line="240" w:lineRule="auto"/>
                              <w:rPr>
                                <w:rFonts w:ascii="Times New Roman" w:hAnsi="Times New Roman" w:cs="Times New Roman"/>
                              </w:rPr>
                            </w:pPr>
                            <w:r>
                              <w:rPr>
                                <w:rFonts w:ascii="Times New Roman" w:hAnsi="Times New Roman" w:cs="Times New Roman"/>
                                <w:b/>
                                <w:bCs/>
                              </w:rPr>
                              <w:t>Figure 10</w:t>
                            </w:r>
                            <w:r w:rsidRPr="00A5136E">
                              <w:rPr>
                                <w:rFonts w:ascii="Times New Roman" w:hAnsi="Times New Roman" w:cs="Times New Roman"/>
                                <w:b/>
                                <w:bCs/>
                              </w:rPr>
                              <w:t>.</w:t>
                            </w:r>
                            <w:r w:rsidR="00836764">
                              <w:rPr>
                                <w:rFonts w:ascii="Times New Roman" w:hAnsi="Times New Roman" w:cs="Times New Roman"/>
                              </w:rPr>
                              <w:t xml:space="preserve"> </w:t>
                            </w:r>
                            <w:r w:rsidRPr="00A5136E">
                              <w:rPr>
                                <w:rFonts w:ascii="Times New Roman" w:hAnsi="Times New Roman" w:cs="Times New Roman"/>
                              </w:rPr>
                              <w:t xml:space="preserve"> </w:t>
                            </w:r>
                            <w:r w:rsidR="009A3C94">
                              <w:rPr>
                                <w:rFonts w:ascii="Times New Roman" w:hAnsi="Times New Roman" w:cs="Times New Roman"/>
                              </w:rPr>
                              <w:t>Angle vs Period for pendulum outside small angle approximation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411746" id="Text Box 31" o:spid="_x0000_s1033" type="#_x0000_t202" style="position:absolute;left:0;text-align:left;margin-left:48.4pt;margin-top:106.15pt;width:196.6pt;height:47.1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" fillcolor="white [3201]" strokecolor="black [3213]" strokeweight=".5pt">
                <v:textbox>
                  <w:txbxContent>
                    <w:p w14:paraId="4567CF3D" w14:textId="4606BB6F" w:rsidR="00505CD1" w:rsidRPr="00A5136E" w:rsidRDefault="00505CD1" w:rsidP="00505CD1">
                      <w:pPr>
                        <w:spacing w:line="240" w:lineRule="auto"/>
                        <w:rPr>
                          <w:rFonts w:ascii="Times New Roman" w:hAnsi="Times New Roman" w:cs="Times New Roman"/>
                        </w:rPr>
                      </w:pPr>
                      <w:r>
                        <w:rPr>
                          <w:rFonts w:ascii="Times New Roman" w:hAnsi="Times New Roman" w:cs="Times New Roman"/>
                          <w:b/>
                          <w:bCs/>
                        </w:rPr>
                        <w:t>Figure 10</w:t>
                      </w:r>
                      <w:r w:rsidRPr="00A5136E">
                        <w:rPr>
                          <w:rFonts w:ascii="Times New Roman" w:hAnsi="Times New Roman" w:cs="Times New Roman"/>
                          <w:b/>
                          <w:bCs/>
                        </w:rPr>
                        <w:t>.</w:t>
                      </w:r>
                      <w:r w:rsidR="00836764">
                        <w:rPr>
                          <w:rFonts w:ascii="Times New Roman" w:hAnsi="Times New Roman" w:cs="Times New Roman"/>
                        </w:rPr>
                        <w:t xml:space="preserve"> </w:t>
                      </w:r>
                      <w:r w:rsidRPr="00A5136E">
                        <w:rPr>
                          <w:rFonts w:ascii="Times New Roman" w:hAnsi="Times New Roman" w:cs="Times New Roman"/>
                        </w:rPr>
                        <w:t xml:space="preserve"> </w:t>
                      </w:r>
                      <w:r w:rsidR="009A3C94">
                        <w:rPr>
                          <w:rFonts w:ascii="Times New Roman" w:hAnsi="Times New Roman" w:cs="Times New Roman"/>
                        </w:rPr>
                        <w:t>Angle vs Period for pendulum outside small angle approximation</w:t>
                      </w:r>
                    </w:p>
                  </w:txbxContent>
                </v:textbox>
                <w10:wrap type="tight" anchorx="margin"/>
              </v:shape>
            </w:pict>
          </mc:Fallback>
        </mc:AlternateContent>
      </w:r>
      <w:r>
        <w:rPr>
          <w:noProof/>
        </w:rPr>
        <w:drawing>
          <wp:anchor distT="0" distB="0" distL="114300" distR="114300" simplePos="0" relativeHeight="251696128" behindDoc="1" locked="0" layoutInCell="1" allowOverlap="1" wp14:anchorId="17054409" wp14:editId="6F7BE12D">
            <wp:simplePos x="0" y="0"/>
            <wp:positionH relativeFrom="margin">
              <wp:align>left</wp:align>
            </wp:positionH>
            <wp:positionV relativeFrom="paragraph">
              <wp:posOffset>933450</wp:posOffset>
            </wp:positionV>
            <wp:extent cx="6101080" cy="2604770"/>
            <wp:effectExtent l="0" t="0" r="13970" b="5080"/>
            <wp:wrapTight wrapText="bothSides">
              <wp:wrapPolygon edited="0">
                <wp:start x="0" y="0"/>
                <wp:lineTo x="0" y="21484"/>
                <wp:lineTo x="21582" y="21484"/>
                <wp:lineTo x="21582" y="0"/>
                <wp:lineTo x="0" y="0"/>
              </wp:wrapPolygon>
            </wp:wrapTight>
            <wp:docPr id="23" name="Chart 23">
              <a:extLst xmlns:a="http://schemas.openxmlformats.org/drawingml/2006/main">
                <a:ext uri="{FF2B5EF4-FFF2-40B4-BE49-F238E27FC236}">
                  <a16:creationId xmlns:a16="http://schemas.microsoft.com/office/drawing/2014/main" id="{514A8515-9496-FD4D-DFCF-5A6D8516AE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53049E">
        <w:rPr>
          <w:noProof/>
        </w:rPr>
        <mc:AlternateContent>
          <mc:Choice Requires="wps">
            <w:drawing>
              <wp:anchor distT="0" distB="0" distL="114300" distR="114300" simplePos="0" relativeHeight="251686912" behindDoc="1" locked="0" layoutInCell="1" allowOverlap="1" wp14:anchorId="4E7CE824" wp14:editId="1F854197">
                <wp:simplePos x="0" y="0"/>
                <wp:positionH relativeFrom="margin">
                  <wp:posOffset>-8255</wp:posOffset>
                </wp:positionH>
                <wp:positionV relativeFrom="paragraph">
                  <wp:posOffset>441896</wp:posOffset>
                </wp:positionV>
                <wp:extent cx="3864610" cy="506730"/>
                <wp:effectExtent l="0" t="0" r="2540" b="7620"/>
                <wp:wrapTight wrapText="bothSides">
                  <wp:wrapPolygon edited="0">
                    <wp:start x="0" y="0"/>
                    <wp:lineTo x="0" y="21113"/>
                    <wp:lineTo x="21508" y="21113"/>
                    <wp:lineTo x="2150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864610" cy="506730"/>
                        </a:xfrm>
                        <a:prstGeom prst="rect">
                          <a:avLst/>
                        </a:prstGeom>
                        <a:solidFill>
                          <a:schemeClr val="lt1"/>
                        </a:solidFill>
                        <a:ln w="6350">
                          <a:noFill/>
                        </a:ln>
                      </wps:spPr>
                      <wps:txbx>
                        <w:txbxContent>
                          <w:p w14:paraId="4EC8ACCC" w14:textId="19B67180" w:rsidR="001869FC" w:rsidRPr="00A5136E" w:rsidRDefault="00A5136E" w:rsidP="00A5136E">
                            <w:pPr>
                              <w:spacing w:line="240" w:lineRule="auto"/>
                              <w:rPr>
                                <w:rFonts w:ascii="Times New Roman" w:hAnsi="Times New Roman" w:cs="Times New Roman"/>
                              </w:rPr>
                            </w:pPr>
                            <w:r w:rsidRPr="00A5136E">
                              <w:rPr>
                                <w:rFonts w:ascii="Times New Roman" w:hAnsi="Times New Roman" w:cs="Times New Roman"/>
                                <w:b/>
                                <w:bCs/>
                              </w:rPr>
                              <w:t>Table 6.</w:t>
                            </w:r>
                            <w:r w:rsidR="001869FC" w:rsidRPr="00A5136E">
                              <w:rPr>
                                <w:rFonts w:ascii="Times New Roman" w:hAnsi="Times New Roman" w:cs="Times New Roman"/>
                              </w:rPr>
                              <w:t xml:space="preserve"> Summary of important variables for 100-period experiment.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7CE824" id="Text Box 25" o:spid="_x0000_s1034" type="#_x0000_t202" style="position:absolute;left:0;text-align:left;margin-left:-.65pt;margin-top:34.8pt;width:304.3pt;height:39.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" fillcolor="white [3201]" stroked="f" strokeweight=".5pt">
                <v:textbox>
                  <w:txbxContent>
                    <w:p w14:paraId="4EC8ACCC" w14:textId="19B67180" w:rsidR="001869FC" w:rsidRPr="00A5136E" w:rsidRDefault="00A5136E" w:rsidP="00A5136E">
                      <w:pPr>
                        <w:spacing w:line="240" w:lineRule="auto"/>
                        <w:rPr>
                          <w:rFonts w:ascii="Times New Roman" w:hAnsi="Times New Roman" w:cs="Times New Roman"/>
                        </w:rPr>
                      </w:pPr>
                      <w:r w:rsidRPr="00A5136E">
                        <w:rPr>
                          <w:rFonts w:ascii="Times New Roman" w:hAnsi="Times New Roman" w:cs="Times New Roman"/>
                          <w:b/>
                          <w:bCs/>
                        </w:rPr>
                        <w:t>Table 6.</w:t>
                      </w:r>
                      <w:r w:rsidR="001869FC" w:rsidRPr="00A5136E">
                        <w:rPr>
                          <w:rFonts w:ascii="Times New Roman" w:hAnsi="Times New Roman" w:cs="Times New Roman"/>
                        </w:rPr>
                        <w:t xml:space="preserve"> Summary of important variables for 100-period experiment. </w:t>
                      </w:r>
                    </w:p>
                  </w:txbxContent>
                </v:textbox>
                <w10:wrap type="tight" anchorx="margin"/>
              </v:shape>
            </w:pict>
          </mc:Fallback>
        </mc:AlternateContent>
      </w:r>
      <w:r w:rsidR="001E5156" w:rsidRPr="001E5156">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58239" behindDoc="0" locked="0" layoutInCell="1" allowOverlap="1" wp14:anchorId="41853B68" wp14:editId="2BDD6E6D">
                <wp:simplePos x="0" y="0"/>
                <wp:positionH relativeFrom="column">
                  <wp:posOffset>14964</wp:posOffset>
                </wp:positionH>
                <wp:positionV relativeFrom="paragraph">
                  <wp:posOffset>1401784</wp:posOffset>
                </wp:positionV>
                <wp:extent cx="860612" cy="1404620"/>
                <wp:effectExtent l="8573" t="0" r="5397" b="5398"/>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0612" cy="1404620"/>
                        </a:xfrm>
                        <a:prstGeom prst="rect">
                          <a:avLst/>
                        </a:prstGeom>
                        <a:solidFill>
                          <a:srgbClr val="FFFFFF"/>
                        </a:solidFill>
                        <a:ln w="9525">
                          <a:noFill/>
                          <a:miter lim="800000"/>
                          <a:headEnd/>
                          <a:tailEnd/>
                        </a:ln>
                      </wps:spPr>
                      <wps:txbx>
                        <w:txbxContent>
                          <w:p w14:paraId="7C554447" w14:textId="3579EA3B" w:rsidR="001E5156" w:rsidRPr="00505CD1" w:rsidRDefault="001E5156">
                            <w:pPr>
                              <w:rPr>
                                <w:color w:val="767171" w:themeColor="background2" w:themeShade="80"/>
                              </w:rPr>
                            </w:pPr>
                            <w:r w:rsidRPr="00505CD1">
                              <w:rPr>
                                <w:color w:val="767171" w:themeColor="background2" w:themeShade="80"/>
                              </w:rPr>
                              <w:t>Period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853B68" id="_x0000_s1035" type="#_x0000_t202" style="position:absolute;left:0;text-align:left;margin-left:1.2pt;margin-top:110.4pt;width:67.75pt;height:110.6pt;rotation:-90;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" stroked="f">
                <v:textbox style="mso-fit-shape-to-text:t">
                  <w:txbxContent>
                    <w:p w14:paraId="7C554447" w14:textId="3579EA3B" w:rsidR="001E5156" w:rsidRPr="00505CD1" w:rsidRDefault="001E5156">
                      <w:pPr>
                        <w:rPr>
                          <w:color w:val="767171" w:themeColor="background2" w:themeShade="80"/>
                        </w:rPr>
                      </w:pPr>
                      <w:r w:rsidRPr="00505CD1">
                        <w:rPr>
                          <w:color w:val="767171" w:themeColor="background2" w:themeShade="80"/>
                        </w:rPr>
                        <w:t>Period (s)</w:t>
                      </w:r>
                    </w:p>
                  </w:txbxContent>
                </v:textbox>
              </v:shape>
            </w:pict>
          </mc:Fallback>
        </mc:AlternateContent>
      </w:r>
      <w:r w:rsidR="001869FC">
        <w:rPr>
          <w:rFonts w:ascii="Times New Roman" w:eastAsia="Times New Roman" w:hAnsi="Times New Roman" w:cs="Times New Roman"/>
          <w:color w:val="000000"/>
          <w:sz w:val="24"/>
          <w:szCs w:val="24"/>
        </w:rPr>
        <w:t>The x error bars are the number of degrees the amplitude fell by during the 10-period interval, to obtain a horizontal error bar in both direction we redefine our angle by the following equation</w:t>
      </w:r>
      <w:r w:rsidR="001E5156">
        <w:rPr>
          <w:rFonts w:ascii="Times New Roman" w:eastAsia="Times New Roman" w:hAnsi="Times New Roman" w:cs="Times New Roman"/>
          <w:color w:val="000000"/>
          <w:sz w:val="24"/>
          <w:szCs w:val="24"/>
        </w:rPr>
        <w:t>,</w:t>
      </w:r>
    </w:p>
    <w:p w14:paraId="38420F68" w14:textId="1EA57B57" w:rsidR="001869FC" w:rsidRDefault="001869FC" w:rsidP="001869FC">
      <w:pPr>
        <w:spacing w:after="0" w:line="240" w:lineRule="auto"/>
        <w:rPr>
          <w:rFonts w:ascii="Times New Roman" w:eastAsia="Times New Roman" w:hAnsi="Times New Roman" w:cs="Times New Roman"/>
          <w:color w:val="000000"/>
          <w:sz w:val="24"/>
          <w:szCs w:val="24"/>
        </w:rPr>
      </w:pPr>
    </w:p>
    <w:p w14:paraId="5955E0AC" w14:textId="4CADE0DF" w:rsidR="001869FC" w:rsidRPr="00AD3A3C" w:rsidRDefault="001869FC" w:rsidP="00AD3A3C">
      <w:pPr>
        <w:spacing w:after="0" w:line="240" w:lineRule="auto"/>
        <w:jc w:val="right"/>
        <w:rPr>
          <w:rFonts w:ascii="Times New Roman" w:eastAsia="Times New Roman" w:hAnsi="Times New Roman" w:cs="Times New Roman"/>
          <w:color w:val="000000"/>
          <w:sz w:val="28"/>
          <w:szCs w:val="28"/>
        </w:rPr>
      </w:pPr>
      <w:r w:rsidRPr="00AD3A3C">
        <w:rPr>
          <w:rFonts w:ascii="Times New Roman" w:eastAsia="Times New Roman" w:hAnsi="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δx</m:t>
                </m:r>
              </m:e>
              <m:sub>
                <m:r>
                  <w:rPr>
                    <w:rFonts w:ascii="Cambria Math" w:eastAsia="Times New Roman" w:hAnsi="Cambria Math" w:cs="Times New Roman"/>
                    <w:color w:val="000000"/>
                    <w:sz w:val="28"/>
                    <w:szCs w:val="28"/>
                  </w:rPr>
                  <m:t>i</m:t>
                </m:r>
              </m:sub>
            </m:sSub>
          </m:num>
          <m:den>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2</m:t>
                </m:r>
              </m:e>
              <m:e>
                <m:r>
                  <w:rPr>
                    <w:rFonts w:ascii="Cambria Math" w:eastAsia="Times New Roman" w:hAnsi="Cambria Math" w:cs="Times New Roman"/>
                    <w:color w:val="000000"/>
                    <w:sz w:val="28"/>
                    <w:szCs w:val="28"/>
                  </w:rPr>
                  <m:t xml:space="preserve"> </m:t>
                </m:r>
              </m:e>
            </m:eqArr>
          </m:den>
        </m:f>
      </m:oMath>
      <w:r w:rsidRPr="00AD3A3C">
        <w:rPr>
          <w:rFonts w:ascii="Times New Roman" w:eastAsia="Times New Roman" w:hAnsi="Times New Roman" w:cs="Times New Roman"/>
          <w:color w:val="000000"/>
          <w:sz w:val="28"/>
          <w:szCs w:val="28"/>
        </w:rPr>
        <w:t xml:space="preserve"> </w:t>
      </w:r>
      <w:proofErr w:type="gramStart"/>
      <w:r w:rsidRPr="00AD3A3C">
        <w:rPr>
          <w:rFonts w:ascii="Times New Roman" w:eastAsia="Times New Roman" w:hAnsi="Times New Roman" w:cs="Times New Roman"/>
          <w:color w:val="000000"/>
          <w:sz w:val="28"/>
          <w:szCs w:val="28"/>
        </w:rPr>
        <w:t>,</w:t>
      </w:r>
      <w:r w:rsidR="001E5156" w:rsidRPr="00AD3A3C">
        <w:rPr>
          <w:rFonts w:ascii="Times New Roman" w:eastAsia="Times New Roman" w:hAnsi="Times New Roman" w:cs="Times New Roman"/>
          <w:color w:val="000000"/>
          <w:sz w:val="28"/>
          <w:szCs w:val="28"/>
        </w:rPr>
        <w:t xml:space="preserve">  </w:t>
      </w:r>
      <w:r w:rsidR="00AD3A3C">
        <w:rPr>
          <w:rFonts w:ascii="Times New Roman" w:eastAsia="Times New Roman" w:hAnsi="Times New Roman" w:cs="Times New Roman"/>
          <w:color w:val="000000"/>
          <w:sz w:val="28"/>
          <w:szCs w:val="28"/>
        </w:rPr>
        <w:t xml:space="preserve"> </w:t>
      </w:r>
      <w:proofErr w:type="gramEnd"/>
      <w:r w:rsidR="00AD3A3C">
        <w:rPr>
          <w:rFonts w:ascii="Times New Roman" w:eastAsia="Times New Roman" w:hAnsi="Times New Roman" w:cs="Times New Roman"/>
          <w:color w:val="000000"/>
          <w:sz w:val="28"/>
          <w:szCs w:val="28"/>
        </w:rPr>
        <w:t xml:space="preserve">                                           </w:t>
      </w:r>
      <w:r w:rsidR="001E5156" w:rsidRPr="00AD3A3C">
        <w:rPr>
          <w:rFonts w:ascii="Times New Roman" w:eastAsia="Times New Roman" w:hAnsi="Times New Roman" w:cs="Times New Roman"/>
          <w:color w:val="000000"/>
          <w:sz w:val="28"/>
          <w:szCs w:val="28"/>
        </w:rPr>
        <w:t xml:space="preserve"> </w:t>
      </w:r>
      <w:commentRangeStart w:id="28"/>
      <w:commentRangeStart w:id="29"/>
      <w:r w:rsidR="001E5156" w:rsidRPr="00AD3A3C">
        <w:rPr>
          <w:rFonts w:ascii="Times New Roman" w:eastAsia="Times New Roman" w:hAnsi="Times New Roman" w:cs="Times New Roman"/>
          <w:color w:val="000000"/>
          <w:sz w:val="28"/>
          <w:szCs w:val="28"/>
        </w:rPr>
        <w:t>(11)</w:t>
      </w:r>
      <w:commentRangeEnd w:id="28"/>
      <w:r w:rsidR="004E5D65">
        <w:rPr>
          <w:rStyle w:val="CommentReference"/>
        </w:rPr>
        <w:commentReference w:id="28"/>
      </w:r>
      <w:commentRangeEnd w:id="29"/>
      <w:r w:rsidR="00634664">
        <w:rPr>
          <w:rStyle w:val="CommentReference"/>
        </w:rPr>
        <w:commentReference w:id="29"/>
      </w:r>
    </w:p>
    <w:p w14:paraId="35752763" w14:textId="77777777" w:rsidR="000E65C3" w:rsidRPr="00965923" w:rsidRDefault="000E65C3" w:rsidP="001869FC">
      <w:pPr>
        <w:spacing w:after="0" w:line="240" w:lineRule="auto"/>
        <w:rPr>
          <w:rFonts w:ascii="Times New Roman" w:eastAsia="Times New Roman" w:hAnsi="Times New Roman" w:cs="Times New Roman"/>
          <w:color w:val="000000"/>
          <w:sz w:val="16"/>
          <w:szCs w:val="16"/>
        </w:rPr>
      </w:pPr>
    </w:p>
    <w:p w14:paraId="5F0D1D8E" w14:textId="6EF0F264" w:rsidR="001869FC"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up>
            <m:r>
              <w:rPr>
                <w:rFonts w:ascii="Cambria Math" w:eastAsia="Times New Roman" w:hAnsi="Cambria Math" w:cs="Times New Roman"/>
                <w:color w:val="000000"/>
                <w:sz w:val="24"/>
                <w:szCs w:val="24"/>
              </w:rPr>
              <m:t>'</m:t>
            </m:r>
          </m:sup>
        </m:sSubSup>
      </m:oMath>
      <w:r>
        <w:rPr>
          <w:rFonts w:ascii="Times New Roman" w:eastAsia="Times New Roman" w:hAnsi="Times New Roman" w:cs="Times New Roman"/>
          <w:color w:val="000000"/>
          <w:sz w:val="24"/>
          <w:szCs w:val="24"/>
        </w:rPr>
        <w:t xml:space="preserve"> represents the redefined angle which will be used as the abscissa in the plot,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angle defined in Table </w:t>
      </w:r>
      <w:r w:rsidR="00551636">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fall in angle due to air drag. By applying equation </w:t>
      </w:r>
      <w:r w:rsidR="00551636">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 xml:space="preserve"> we can define a horizontal error bar in both directions instead of just one. The vertical error bars are taken to be the SDM. </w:t>
      </w:r>
    </w:p>
    <w:p w14:paraId="1533BB70" w14:textId="77777777" w:rsidR="001869FC" w:rsidRPr="00965923" w:rsidRDefault="001869FC" w:rsidP="001869FC">
      <w:pPr>
        <w:spacing w:after="0" w:line="240" w:lineRule="auto"/>
        <w:rPr>
          <w:rFonts w:ascii="Times New Roman" w:eastAsia="Times New Roman" w:hAnsi="Times New Roman" w:cs="Times New Roman"/>
          <w:color w:val="000000"/>
          <w:sz w:val="16"/>
          <w:szCs w:val="16"/>
        </w:rPr>
      </w:pPr>
    </w:p>
    <w:p w14:paraId="2CC87C9A" w14:textId="4ED9CF38" w:rsidR="00965923"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decide whether our data is anharmonic we fit the curve to a parabola, to do that we first convert our horizontal error bars into vertical error bars. To achieve we first ignore the horizontal error bars and do a </w:t>
      </w:r>
      <m:oMath>
        <m:r>
          <w:rPr>
            <w:rFonts w:ascii="Cambria Math" w:eastAsia="Times New Roman" w:hAnsi="Cambria Math" w:cs="Times New Roman"/>
            <w:color w:val="000000"/>
            <w:sz w:val="24"/>
            <w:szCs w:val="24"/>
          </w:rPr>
          <m:t>y=ax+b</m:t>
        </m:r>
      </m:oMath>
      <w:r>
        <w:rPr>
          <w:rFonts w:ascii="Times New Roman" w:eastAsia="Times New Roman" w:hAnsi="Times New Roman" w:cs="Times New Roman"/>
          <w:color w:val="000000"/>
          <w:sz w:val="24"/>
          <w:szCs w:val="24"/>
        </w:rPr>
        <w:t xml:space="preserve"> fit to the data using Bevington’s fit. To convert horizontal error bars to vertical we use the equation</w:t>
      </w:r>
      <w:r w:rsidR="00965923">
        <w:rPr>
          <w:rFonts w:ascii="Times New Roman" w:eastAsia="Times New Roman" w:hAnsi="Times New Roman" w:cs="Times New Roman"/>
          <w:color w:val="000000"/>
          <w:sz w:val="24"/>
          <w:szCs w:val="24"/>
        </w:rPr>
        <w:t>,</w:t>
      </w:r>
    </w:p>
    <w:p w14:paraId="55D34572" w14:textId="63110941" w:rsidR="001869FC" w:rsidRPr="00E06002" w:rsidRDefault="001869FC" w:rsidP="00965923">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=a δ</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FF28B8">
        <w:rPr>
          <w:rFonts w:ascii="Times New Roman" w:eastAsia="Times New Roman" w:hAnsi="Times New Roman" w:cs="Times New Roman"/>
          <w:color w:val="000000"/>
          <w:sz w:val="28"/>
          <w:szCs w:val="28"/>
        </w:rPr>
        <w:t>.</w:t>
      </w:r>
      <w:r w:rsidRPr="00E06002">
        <w:rPr>
          <w:rFonts w:ascii="Times New Roman" w:eastAsia="Times New Roman" w:hAnsi="Times New Roman" w:cs="Times New Roman"/>
          <w:color w:val="000000"/>
          <w:sz w:val="28"/>
          <w:szCs w:val="28"/>
        </w:rPr>
        <w:t xml:space="preserve"> </w:t>
      </w:r>
      <w:r w:rsidR="00E06002">
        <w:rPr>
          <w:rFonts w:ascii="Times New Roman" w:eastAsia="Times New Roman" w:hAnsi="Times New Roman" w:cs="Times New Roman"/>
          <w:color w:val="000000"/>
          <w:sz w:val="28"/>
          <w:szCs w:val="28"/>
        </w:rPr>
        <w:t xml:space="preserve">          </w:t>
      </w:r>
      <w:r w:rsidR="00FF28B8">
        <w:rPr>
          <w:rFonts w:ascii="Times New Roman" w:eastAsia="Times New Roman" w:hAnsi="Times New Roman" w:cs="Times New Roman"/>
          <w:color w:val="000000"/>
          <w:sz w:val="28"/>
          <w:szCs w:val="28"/>
        </w:rPr>
        <w:t xml:space="preserve">        </w:t>
      </w:r>
      <w:r w:rsidR="00535637">
        <w:rPr>
          <w:rFonts w:ascii="Times New Roman" w:eastAsia="Times New Roman" w:hAnsi="Times New Roman" w:cs="Times New Roman"/>
          <w:color w:val="000000"/>
          <w:sz w:val="28"/>
          <w:szCs w:val="28"/>
        </w:rPr>
        <w:t xml:space="preserve"> </w:t>
      </w:r>
      <w:r w:rsidR="00E06002">
        <w:rPr>
          <w:rFonts w:ascii="Times New Roman" w:eastAsia="Times New Roman" w:hAnsi="Times New Roman" w:cs="Times New Roman"/>
          <w:color w:val="000000"/>
          <w:sz w:val="28"/>
          <w:szCs w:val="28"/>
        </w:rPr>
        <w:t xml:space="preserve">                             </w:t>
      </w:r>
      <w:r w:rsidR="00965923">
        <w:rPr>
          <w:rFonts w:ascii="Times New Roman" w:eastAsia="Times New Roman" w:hAnsi="Times New Roman" w:cs="Times New Roman"/>
          <w:color w:val="000000"/>
          <w:sz w:val="28"/>
          <w:szCs w:val="28"/>
        </w:rPr>
        <w:t>(1</w:t>
      </w:r>
      <w:r w:rsidR="00E06002" w:rsidRPr="00E06002">
        <w:rPr>
          <w:rFonts w:ascii="Times New Roman" w:eastAsia="Times New Roman" w:hAnsi="Times New Roman" w:cs="Times New Roman"/>
          <w:color w:val="000000"/>
          <w:sz w:val="28"/>
          <w:szCs w:val="28"/>
        </w:rPr>
        <w:t>2)</w:t>
      </w:r>
    </w:p>
    <w:p w14:paraId="251C1BAE"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425E9FF4" w14:textId="65498720"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δy</m:t>
            </m:r>
          </m:e>
          <m:sub>
            <m:r>
              <w:rPr>
                <w:rFonts w:ascii="Cambria Math" w:eastAsia="Times New Roman" w:hAnsi="Cambria Math" w:cs="Times New Roman"/>
                <w:color w:val="000000"/>
                <w:sz w:val="24"/>
                <w:szCs w:val="24"/>
              </w:rPr>
              <m:t>i</m:t>
            </m:r>
          </m:sub>
          <m:sup>
            <m:r>
              <w:rPr>
                <w:rFonts w:ascii="Cambria Math" w:eastAsia="Times New Roman" w:hAnsi="Cambria Math" w:cs="Times New Roman"/>
                <w:color w:val="000000"/>
                <w:sz w:val="24"/>
                <w:szCs w:val="24"/>
              </w:rPr>
              <m:t>'</m:t>
            </m:r>
          </m:sup>
        </m:sSubSup>
      </m:oMath>
      <w:r>
        <w:rPr>
          <w:rFonts w:ascii="Times New Roman" w:eastAsia="Times New Roman" w:hAnsi="Times New Roman" w:cs="Times New Roman"/>
          <w:color w:val="000000"/>
          <w:sz w:val="24"/>
          <w:szCs w:val="24"/>
        </w:rPr>
        <w:t xml:space="preserve"> represents the vertical error bar contributed by the horizontal error bar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The final vertical error bar is given by</w:t>
      </w:r>
      <w:r w:rsidR="00FF28B8">
        <w:rPr>
          <w:rFonts w:ascii="Times New Roman" w:eastAsia="Times New Roman" w:hAnsi="Times New Roman" w:cs="Times New Roman"/>
          <w:color w:val="000000"/>
          <w:sz w:val="24"/>
          <w:szCs w:val="24"/>
        </w:rPr>
        <w:t>,</w:t>
      </w:r>
    </w:p>
    <w:p w14:paraId="432B20E4"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6899AF14" w14:textId="5C4AD1C0" w:rsidR="001869FC" w:rsidRPr="00FF28B8" w:rsidRDefault="001869FC" w:rsidP="00FF28B8">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final</m:t>
            </m:r>
          </m:sup>
        </m:sSubSup>
        <m:r>
          <w:rPr>
            <w:rFonts w:ascii="Cambria Math" w:eastAsia="Times New Roman" w:hAnsi="Cambria Math" w:cs="Times New Roman"/>
            <w:color w:val="000000"/>
            <w:sz w:val="28"/>
            <w:szCs w:val="28"/>
          </w:rPr>
          <m:t xml:space="preserve">= </m:t>
        </m:r>
        <m:rad>
          <m:radPr>
            <m:degHide m:val="1"/>
            <m:ctrlPr>
              <w:rPr>
                <w:rFonts w:ascii="Cambria Math" w:eastAsia="Times New Roman" w:hAnsi="Cambria Math" w:cs="Times New Roman"/>
                <w:i/>
                <w:color w:val="000000"/>
                <w:sz w:val="28"/>
                <w:szCs w:val="28"/>
              </w:rPr>
            </m:ctrlPr>
          </m:radPr>
          <m:deg/>
          <m:e>
            <m:sSup>
              <m:sSupPr>
                <m:ctrlPr>
                  <w:rPr>
                    <w:rFonts w:ascii="Cambria Math" w:eastAsia="Times New Roman" w:hAnsi="Cambria Math" w:cs="Times New Roman"/>
                    <w:i/>
                    <w:color w:val="000000"/>
                    <w:sz w:val="28"/>
                    <w:szCs w:val="28"/>
                  </w:rPr>
                </m:ctrlPr>
              </m:sSup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δy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2</m:t>
                </m:r>
              </m:sup>
            </m:sSubSup>
            <m:r>
              <w:rPr>
                <w:rFonts w:ascii="Cambria Math" w:eastAsia="Times New Roman" w:hAnsi="Cambria Math" w:cs="Times New Roman"/>
                <w:color w:val="000000"/>
                <w:sz w:val="28"/>
                <w:szCs w:val="28"/>
              </w:rPr>
              <m:t xml:space="preserve"> </m:t>
            </m:r>
          </m:e>
        </m:rad>
      </m:oMath>
      <w:r w:rsidR="0081443F">
        <w:rPr>
          <w:rFonts w:ascii="Times New Roman" w:eastAsia="Times New Roman" w:hAnsi="Times New Roman" w:cs="Times New Roman"/>
          <w:color w:val="000000"/>
          <w:sz w:val="28"/>
          <w:szCs w:val="28"/>
        </w:rPr>
        <w:t>.</w:t>
      </w:r>
      <w:r w:rsidR="00FF28B8" w:rsidRPr="00FF28B8">
        <w:rPr>
          <w:rFonts w:ascii="Times New Roman" w:eastAsia="Times New Roman" w:hAnsi="Times New Roman" w:cs="Times New Roman"/>
          <w:color w:val="000000"/>
          <w:sz w:val="28"/>
          <w:szCs w:val="28"/>
        </w:rPr>
        <w:t xml:space="preserve"> </w:t>
      </w:r>
      <w:r w:rsidR="00FF28B8">
        <w:rPr>
          <w:rFonts w:ascii="Times New Roman" w:eastAsia="Times New Roman" w:hAnsi="Times New Roman" w:cs="Times New Roman"/>
          <w:color w:val="000000"/>
          <w:sz w:val="28"/>
          <w:szCs w:val="28"/>
        </w:rPr>
        <w:t xml:space="preserve">                                       </w:t>
      </w:r>
      <w:r w:rsidR="00FF28B8" w:rsidRPr="00FF28B8">
        <w:rPr>
          <w:rFonts w:ascii="Times New Roman" w:eastAsia="Times New Roman" w:hAnsi="Times New Roman" w:cs="Times New Roman"/>
          <w:color w:val="000000"/>
          <w:sz w:val="28"/>
          <w:szCs w:val="28"/>
        </w:rPr>
        <w:t>(13)</w:t>
      </w:r>
    </w:p>
    <w:p w14:paraId="6ADE93D0"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77D994EF" w14:textId="4A29DC4E"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δ</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vertical error bar given in Table </w:t>
      </w:r>
      <w:r w:rsidR="0096611A">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p>
    <w:p w14:paraId="7133971F"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63397BAB" w14:textId="5F4ECE0F" w:rsidR="001869FC" w:rsidRDefault="00535637" w:rsidP="001869FC">
      <w:pPr>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2272" behindDoc="0" locked="0" layoutInCell="1" allowOverlap="1" wp14:anchorId="21746CDF" wp14:editId="16F9E7A0">
                <wp:simplePos x="0" y="0"/>
                <wp:positionH relativeFrom="margin">
                  <wp:posOffset>945136</wp:posOffset>
                </wp:positionH>
                <wp:positionV relativeFrom="paragraph">
                  <wp:posOffset>590619</wp:posOffset>
                </wp:positionV>
                <wp:extent cx="3081298" cy="461042"/>
                <wp:effectExtent l="0" t="0" r="24130" b="15240"/>
                <wp:wrapNone/>
                <wp:docPr id="32" name="Text Box 32"/>
                <wp:cNvGraphicFramePr/>
                <a:graphic xmlns:a="http://schemas.openxmlformats.org/drawingml/2006/main">
                  <a:graphicData uri="http://schemas.microsoft.com/office/word/2010/wordprocessingShape">
                    <wps:wsp>
                      <wps:cNvSpPr txBox="1"/>
                      <wps:spPr>
                        <a:xfrm>
                          <a:off x="0" y="0"/>
                          <a:ext cx="3081298" cy="461042"/>
                        </a:xfrm>
                        <a:prstGeom prst="rect">
                          <a:avLst/>
                        </a:prstGeom>
                        <a:solidFill>
                          <a:schemeClr val="lt1"/>
                        </a:solidFill>
                        <a:ln w="6350">
                          <a:solidFill>
                            <a:prstClr val="black"/>
                          </a:solidFill>
                        </a:ln>
                      </wps:spPr>
                      <wps:txbx>
                        <w:txbxContent>
                          <w:p w14:paraId="38675540" w14:textId="5FBE5BE5" w:rsidR="00535637" w:rsidRPr="00535637" w:rsidRDefault="00535637" w:rsidP="00535637">
                            <w:pPr>
                              <w:rPr>
                                <w:rFonts w:ascii="Times New Roman" w:hAnsi="Times New Roman" w:cs="Times New Roman"/>
                              </w:rPr>
                            </w:pPr>
                            <w:r w:rsidRPr="00535637">
                              <w:rPr>
                                <w:rFonts w:ascii="Times New Roman" w:hAnsi="Times New Roman" w:cs="Times New Roman"/>
                                <w:b/>
                                <w:bCs/>
                              </w:rPr>
                              <w:t>Figure 1</w:t>
                            </w:r>
                            <w:r>
                              <w:rPr>
                                <w:rFonts w:ascii="Times New Roman" w:hAnsi="Times New Roman" w:cs="Times New Roman"/>
                                <w:b/>
                                <w:bCs/>
                              </w:rPr>
                              <w:t xml:space="preserve">1. </w:t>
                            </w:r>
                            <w:r w:rsidRPr="00535637">
                              <w:rPr>
                                <w:rFonts w:ascii="Times New Roman" w:hAnsi="Times New Roman" w:cs="Times New Roman"/>
                              </w:rPr>
                              <w:t xml:space="preserve"> </w:t>
                            </w:r>
                            <w:r w:rsidR="00B50629">
                              <w:rPr>
                                <w:rFonts w:ascii="Times New Roman" w:hAnsi="Times New Roman" w:cs="Times New Roman"/>
                              </w:rPr>
                              <w:t>Shows the new error bars.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1746CDF" id="Text Box 32" o:spid="_x0000_s1036" type="#_x0000_t202" style="position:absolute;margin-left:74.4pt;margin-top:46.5pt;width:242.6pt;height:36.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" fillcolor="white [3201]" strokeweight=".5pt">
                <v:textbox>
                  <w:txbxContent>
                    <w:p w14:paraId="38675540" w14:textId="5FBE5BE5" w:rsidR="00535637" w:rsidRPr="00535637" w:rsidRDefault="00535637" w:rsidP="00535637">
                      <w:pPr>
                        <w:rPr>
                          <w:rFonts w:ascii="Times New Roman" w:hAnsi="Times New Roman" w:cs="Times New Roman"/>
                        </w:rPr>
                      </w:pPr>
                      <w:r w:rsidRPr="00535637">
                        <w:rPr>
                          <w:rFonts w:ascii="Times New Roman" w:hAnsi="Times New Roman" w:cs="Times New Roman"/>
                          <w:b/>
                          <w:bCs/>
                        </w:rPr>
                        <w:t>Figure 1</w:t>
                      </w:r>
                      <w:r>
                        <w:rPr>
                          <w:rFonts w:ascii="Times New Roman" w:hAnsi="Times New Roman" w:cs="Times New Roman"/>
                          <w:b/>
                          <w:bCs/>
                        </w:rPr>
                        <w:t xml:space="preserve">1. </w:t>
                      </w:r>
                      <w:r w:rsidRPr="00535637">
                        <w:rPr>
                          <w:rFonts w:ascii="Times New Roman" w:hAnsi="Times New Roman" w:cs="Times New Roman"/>
                        </w:rPr>
                        <w:t xml:space="preserve"> </w:t>
                      </w:r>
                      <w:r w:rsidR="00B50629">
                        <w:rPr>
                          <w:rFonts w:ascii="Times New Roman" w:hAnsi="Times New Roman" w:cs="Times New Roman"/>
                        </w:rPr>
                        <w:t>Shows the new error bars.</w:t>
                      </w:r>
                    </w:p>
                  </w:txbxContent>
                </v:textbox>
                <w10:wrap anchorx="margin"/>
              </v:shape>
            </w:pict>
          </mc:Fallback>
        </mc:AlternateContent>
      </w:r>
      <w:r w:rsidR="001869FC">
        <w:rPr>
          <w:noProof/>
        </w:rPr>
        <w:drawing>
          <wp:inline distT="0" distB="0" distL="0" distR="0" wp14:anchorId="400FC850" wp14:editId="235B69FE">
            <wp:extent cx="6039650" cy="2535555"/>
            <wp:effectExtent l="0" t="0" r="18415" b="17145"/>
            <wp:docPr id="22" name="Chart 22">
              <a:extLst xmlns:a="http://schemas.openxmlformats.org/drawingml/2006/main">
                <a:ext uri="{FF2B5EF4-FFF2-40B4-BE49-F238E27FC236}">
                  <a16:creationId xmlns:a16="http://schemas.microsoft.com/office/drawing/2014/main" id="{4F455EDB-7560-C9C2-FE3E-EE0D0D604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F4A2F41"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43F112D7" w14:textId="58D7867A" w:rsidR="001869FC" w:rsidRDefault="00535637" w:rsidP="00535637">
      <w:pPr>
        <w:spacing w:after="0" w:line="24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0224" behindDoc="0" locked="0" layoutInCell="1" allowOverlap="1" wp14:anchorId="28E291EF" wp14:editId="3FFF925F">
                <wp:simplePos x="0" y="0"/>
                <wp:positionH relativeFrom="margin">
                  <wp:posOffset>1021657</wp:posOffset>
                </wp:positionH>
                <wp:positionV relativeFrom="paragraph">
                  <wp:posOffset>1212391</wp:posOffset>
                </wp:positionV>
                <wp:extent cx="3081298" cy="545566"/>
                <wp:effectExtent l="0" t="0" r="24130" b="26035"/>
                <wp:wrapNone/>
                <wp:docPr id="24" name="Text Box 24"/>
                <wp:cNvGraphicFramePr/>
                <a:graphic xmlns:a="http://schemas.openxmlformats.org/drawingml/2006/main">
                  <a:graphicData uri="http://schemas.microsoft.com/office/word/2010/wordprocessingShape">
                    <wps:wsp>
                      <wps:cNvSpPr txBox="1"/>
                      <wps:spPr>
                        <a:xfrm>
                          <a:off x="0" y="0"/>
                          <a:ext cx="3081298" cy="545566"/>
                        </a:xfrm>
                        <a:prstGeom prst="rect">
                          <a:avLst/>
                        </a:prstGeom>
                        <a:solidFill>
                          <a:schemeClr val="lt1"/>
                        </a:solidFill>
                        <a:ln w="6350">
                          <a:solidFill>
                            <a:prstClr val="black"/>
                          </a:solidFill>
                        </a:ln>
                      </wps:spPr>
                      <wps:txbx>
                        <w:txbxContent>
                          <w:p w14:paraId="40927BE6" w14:textId="6647AD20" w:rsidR="001869FC" w:rsidRPr="00535637" w:rsidRDefault="001869FC" w:rsidP="001869FC">
                            <w:pPr>
                              <w:rPr>
                                <w:rFonts w:ascii="Times New Roman" w:hAnsi="Times New Roman" w:cs="Times New Roman"/>
                              </w:rPr>
                            </w:pPr>
                            <w:r w:rsidRPr="00535637">
                              <w:rPr>
                                <w:rFonts w:ascii="Times New Roman" w:hAnsi="Times New Roman" w:cs="Times New Roman"/>
                                <w:b/>
                                <w:bCs/>
                              </w:rPr>
                              <w:t xml:space="preserve">Figure </w:t>
                            </w:r>
                            <w:r w:rsidR="00535637" w:rsidRPr="00535637">
                              <w:rPr>
                                <w:rFonts w:ascii="Times New Roman" w:hAnsi="Times New Roman" w:cs="Times New Roman"/>
                                <w:b/>
                                <w:bCs/>
                              </w:rPr>
                              <w:t>1</w:t>
                            </w:r>
                            <w:r w:rsidR="00535637">
                              <w:rPr>
                                <w:rFonts w:ascii="Times New Roman" w:hAnsi="Times New Roman" w:cs="Times New Roman"/>
                                <w:b/>
                                <w:bCs/>
                              </w:rPr>
                              <w:t xml:space="preserve">2. </w:t>
                            </w:r>
                            <w:r w:rsidRPr="00535637">
                              <w:rPr>
                                <w:rFonts w:ascii="Times New Roman" w:hAnsi="Times New Roman" w:cs="Times New Roman"/>
                              </w:rPr>
                              <w:t xml:space="preserve"> Fit of </w:t>
                            </w:r>
                            <m:oMath>
                              <m:r>
                                <w:rPr>
                                  <w:rFonts w:ascii="Cambria Math" w:hAnsi="Cambria Math" w:cs="Times New Roman"/>
                                </w:rPr>
                                <m:t>y=6.08×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+2.3905</m:t>
                              </m:r>
                            </m:oMath>
                            <w:r w:rsidRPr="00535637">
                              <w:rPr>
                                <w:rFonts w:ascii="Times New Roman" w:eastAsiaTheme="minorEastAsia" w:hAnsi="Times New Roman" w:cs="Times New Roman"/>
                              </w:rPr>
                              <w:t xml:space="preserve">, with reduced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oMath>
                            <w:r w:rsidRPr="00535637">
                              <w:rPr>
                                <w:rFonts w:ascii="Times New Roman" w:eastAsiaTheme="minorEastAsia" w:hAnsi="Times New Roman" w:cs="Times New Roman"/>
                              </w:rPr>
                              <w:t xml:space="preserve"> of 1.03.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8E291EF" id="Text Box 24" o:spid="_x0000_s1037" type="#_x0000_t202" style="position:absolute;left:0;text-align:left;margin-left:80.45pt;margin-top:95.45pt;width:242.6pt;height:42.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" fillcolor="white [3201]" strokeweight=".5pt">
                <v:textbox>
                  <w:txbxContent>
                    <w:p w14:paraId="40927BE6" w14:textId="6647AD20" w:rsidR="001869FC" w:rsidRPr="00535637" w:rsidRDefault="001869FC" w:rsidP="001869FC">
                      <w:pPr>
                        <w:rPr>
                          <w:rFonts w:ascii="Times New Roman" w:hAnsi="Times New Roman" w:cs="Times New Roman"/>
                        </w:rPr>
                      </w:pPr>
                      <w:r w:rsidRPr="00535637">
                        <w:rPr>
                          <w:rFonts w:ascii="Times New Roman" w:hAnsi="Times New Roman" w:cs="Times New Roman"/>
                          <w:b/>
                          <w:bCs/>
                        </w:rPr>
                        <w:t xml:space="preserve">Figure </w:t>
                      </w:r>
                      <w:r w:rsidR="00535637" w:rsidRPr="00535637">
                        <w:rPr>
                          <w:rFonts w:ascii="Times New Roman" w:hAnsi="Times New Roman" w:cs="Times New Roman"/>
                          <w:b/>
                          <w:bCs/>
                        </w:rPr>
                        <w:t>1</w:t>
                      </w:r>
                      <w:r w:rsidR="00535637">
                        <w:rPr>
                          <w:rFonts w:ascii="Times New Roman" w:hAnsi="Times New Roman" w:cs="Times New Roman"/>
                          <w:b/>
                          <w:bCs/>
                        </w:rPr>
                        <w:t xml:space="preserve">2. </w:t>
                      </w:r>
                      <w:r w:rsidRPr="00535637">
                        <w:rPr>
                          <w:rFonts w:ascii="Times New Roman" w:hAnsi="Times New Roman" w:cs="Times New Roman"/>
                        </w:rPr>
                        <w:t xml:space="preserve"> Fit of </w:t>
                      </w:r>
                      <m:oMath>
                        <m:r>
                          <w:rPr>
                            <w:rFonts w:ascii="Cambria Math" w:hAnsi="Cambria Math" w:cs="Times New Roman"/>
                          </w:rPr>
                          <m:t>y=6.08×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+2.3905</m:t>
                        </m:r>
                      </m:oMath>
                      <w:r w:rsidRPr="00535637">
                        <w:rPr>
                          <w:rFonts w:ascii="Times New Roman" w:eastAsiaTheme="minorEastAsia" w:hAnsi="Times New Roman" w:cs="Times New Roman"/>
                        </w:rPr>
                        <w:t xml:space="preserve">, with reduced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oMath>
                      <w:r w:rsidRPr="00535637">
                        <w:rPr>
                          <w:rFonts w:ascii="Times New Roman" w:eastAsiaTheme="minorEastAsia" w:hAnsi="Times New Roman" w:cs="Times New Roman"/>
                        </w:rPr>
                        <w:t xml:space="preserve"> of 1.03.</w:t>
                      </w:r>
                    </w:p>
                  </w:txbxContent>
                </v:textbox>
                <w10:wrap anchorx="margin"/>
              </v:shape>
            </w:pict>
          </mc:Fallback>
        </mc:AlternateContent>
      </w:r>
      <w:r>
        <w:rPr>
          <w:noProof/>
        </w:rPr>
        <w:drawing>
          <wp:anchor distT="0" distB="0" distL="114300" distR="114300" simplePos="0" relativeHeight="251699200" behindDoc="1" locked="0" layoutInCell="1" allowOverlap="1" wp14:anchorId="388483FF" wp14:editId="0BE0F2B6">
            <wp:simplePos x="0" y="0"/>
            <wp:positionH relativeFrom="margin">
              <wp:align>center</wp:align>
            </wp:positionH>
            <wp:positionV relativeFrom="paragraph">
              <wp:posOffset>659114</wp:posOffset>
            </wp:positionV>
            <wp:extent cx="5793740" cy="2289810"/>
            <wp:effectExtent l="0" t="0" r="16510" b="15240"/>
            <wp:wrapTight wrapText="bothSides">
              <wp:wrapPolygon edited="0">
                <wp:start x="0" y="0"/>
                <wp:lineTo x="0" y="21564"/>
                <wp:lineTo x="21591" y="21564"/>
                <wp:lineTo x="21591" y="0"/>
                <wp:lineTo x="0" y="0"/>
              </wp:wrapPolygon>
            </wp:wrapTight>
            <wp:docPr id="21" name="Chart 21">
              <a:extLst xmlns:a="http://schemas.openxmlformats.org/drawingml/2006/main">
                <a:ext uri="{FF2B5EF4-FFF2-40B4-BE49-F238E27FC236}">
                  <a16:creationId xmlns:a16="http://schemas.microsoft.com/office/drawing/2014/main" id="{4F455EDB-7560-C9C2-FE3E-EE0D0D604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1869FC">
        <w:rPr>
          <w:rFonts w:ascii="Times New Roman" w:eastAsia="Times New Roman" w:hAnsi="Times New Roman" w:cs="Times New Roman"/>
          <w:color w:val="000000"/>
          <w:sz w:val="24"/>
          <w:szCs w:val="24"/>
        </w:rPr>
        <w:t xml:space="preserve">The plot above the shows the final plot after converting horizontal error bars to vertical error bars. The next job is to fit this curve to a parabola of the form </w:t>
      </w:r>
      <m:oMath>
        <m:r>
          <w:rPr>
            <w:rFonts w:ascii="Cambria Math" w:eastAsia="Times New Roman" w:hAnsi="Cambria Math" w:cs="Times New Roman"/>
            <w:color w:val="000000"/>
            <w:sz w:val="24"/>
            <w:szCs w:val="24"/>
          </w:rPr>
          <m:t>y=a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+b</m:t>
        </m:r>
      </m:oMath>
      <w:r w:rsidR="001869FC">
        <w:rPr>
          <w:rFonts w:ascii="Times New Roman" w:eastAsia="Times New Roman" w:hAnsi="Times New Roman" w:cs="Times New Roman"/>
          <w:color w:val="000000"/>
          <w:sz w:val="24"/>
          <w:szCs w:val="24"/>
        </w:rPr>
        <w:t xml:space="preserve"> and optimize the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sidR="001869FC">
        <w:rPr>
          <w:rFonts w:ascii="Times New Roman" w:eastAsia="Times New Roman" w:hAnsi="Times New Roman" w:cs="Times New Roman"/>
          <w:color w:val="000000"/>
          <w:sz w:val="24"/>
          <w:szCs w:val="24"/>
        </w:rPr>
        <w:t xml:space="preserve"> to be as close as to 1. We used trial and error method to achieve this. The final equation </w:t>
      </w:r>
      <w:commentRangeStart w:id="30"/>
      <w:r w:rsidR="001869FC">
        <w:rPr>
          <w:rFonts w:ascii="Times New Roman" w:eastAsia="Times New Roman" w:hAnsi="Times New Roman" w:cs="Times New Roman"/>
          <w:color w:val="000000"/>
          <w:sz w:val="24"/>
          <w:szCs w:val="24"/>
        </w:rPr>
        <w:t xml:space="preserve">we </w:t>
      </w:r>
      <w:commentRangeEnd w:id="30"/>
      <w:r w:rsidR="00752B1F">
        <w:rPr>
          <w:rStyle w:val="CommentReference"/>
        </w:rPr>
        <w:commentReference w:id="30"/>
      </w:r>
      <w:r w:rsidR="001869FC">
        <w:rPr>
          <w:rFonts w:ascii="Times New Roman" w:eastAsia="Times New Roman" w:hAnsi="Times New Roman" w:cs="Times New Roman"/>
          <w:color w:val="000000"/>
          <w:sz w:val="24"/>
          <w:szCs w:val="24"/>
        </w:rPr>
        <w:t xml:space="preserve">arrived at is </w:t>
      </w:r>
      <m:oMath>
        <m:r>
          <w:rPr>
            <w:rFonts w:ascii="Cambria Math" w:eastAsia="Times New Roman" w:hAnsi="Cambria Math" w:cs="Times New Roman"/>
            <w:color w:val="000000"/>
            <w:sz w:val="24"/>
            <w:szCs w:val="24"/>
          </w:rPr>
          <m:t>y=6.08×</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-5</m:t>
            </m:r>
          </m:sup>
        </m:sSup>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+2.3905</m:t>
        </m:r>
      </m:oMath>
      <w:r w:rsidR="001869FC">
        <w:rPr>
          <w:rFonts w:ascii="Times New Roman" w:eastAsia="Times New Roman" w:hAnsi="Times New Roman" w:cs="Times New Roman"/>
          <w:color w:val="000000"/>
          <w:sz w:val="24"/>
          <w:szCs w:val="24"/>
        </w:rPr>
        <w:t xml:space="preserve">, with a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sidR="001869FC">
        <w:rPr>
          <w:rFonts w:ascii="Times New Roman" w:eastAsia="Times New Roman" w:hAnsi="Times New Roman" w:cs="Times New Roman"/>
          <w:color w:val="000000"/>
          <w:sz w:val="24"/>
          <w:szCs w:val="24"/>
        </w:rPr>
        <w:t xml:space="preserve"> of 1.03. The fit is shown in the plot below. </w:t>
      </w:r>
    </w:p>
    <w:p w14:paraId="29DA7CE4" w14:textId="19D19CDC" w:rsidR="001869FC" w:rsidRDefault="001869FC" w:rsidP="001869FC">
      <w:pPr>
        <w:spacing w:after="0" w:line="240" w:lineRule="auto"/>
        <w:rPr>
          <w:rFonts w:ascii="Times New Roman" w:eastAsia="Times New Roman" w:hAnsi="Times New Roman" w:cs="Times New Roman"/>
          <w:color w:val="000000"/>
          <w:sz w:val="24"/>
          <w:szCs w:val="24"/>
        </w:rPr>
      </w:pPr>
    </w:p>
    <w:p w14:paraId="3DF5F53E" w14:textId="68E19260"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the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Pr>
          <w:rFonts w:ascii="Times New Roman" w:eastAsia="Times New Roman" w:hAnsi="Times New Roman" w:cs="Times New Roman"/>
          <w:color w:val="000000"/>
          <w:sz w:val="24"/>
          <w:szCs w:val="24"/>
        </w:rPr>
        <w:t xml:space="preserve"> is close to 1 we conclude the fit to be good and our data is anharmonic for the length of the string we conducted this experiment. </w:t>
      </w:r>
    </w:p>
    <w:p w14:paraId="0D2C922D" w14:textId="13ADD037" w:rsidR="00EE0A50" w:rsidRDefault="00EE0A50" w:rsidP="00C825F7">
      <w:pPr>
        <w:spacing w:after="0" w:line="240" w:lineRule="auto"/>
        <w:rPr>
          <w:rFonts w:ascii="Times New Roman" w:eastAsia="Times New Roman" w:hAnsi="Times New Roman" w:cs="Times New Roman"/>
          <w:sz w:val="24"/>
          <w:szCs w:val="24"/>
        </w:rPr>
      </w:pPr>
    </w:p>
    <w:p w14:paraId="3C2A1683" w14:textId="21A6292F" w:rsidR="00EE0A50" w:rsidRPr="00AC51C8" w:rsidRDefault="00EE0A50" w:rsidP="00C825F7">
      <w:pPr>
        <w:spacing w:after="0" w:line="240" w:lineRule="auto"/>
        <w:rPr>
          <w:rFonts w:ascii="Times New Roman" w:eastAsia="Times New Roman" w:hAnsi="Times New Roman" w:cs="Times New Roman"/>
          <w:b/>
          <w:bCs/>
          <w:sz w:val="24"/>
          <w:szCs w:val="24"/>
        </w:rPr>
      </w:pPr>
      <w:r w:rsidRPr="00AC51C8">
        <w:rPr>
          <w:rFonts w:ascii="Times New Roman" w:eastAsia="Times New Roman" w:hAnsi="Times New Roman" w:cs="Times New Roman"/>
          <w:b/>
          <w:bCs/>
          <w:sz w:val="24"/>
          <w:szCs w:val="24"/>
        </w:rPr>
        <w:t>Systematic Errors</w:t>
      </w:r>
    </w:p>
    <w:p w14:paraId="7B6FFDA5" w14:textId="5CB32ADD" w:rsidR="00EE0A50" w:rsidRDefault="00EE0A50" w:rsidP="00C825F7">
      <w:pPr>
        <w:spacing w:after="0" w:line="240" w:lineRule="auto"/>
        <w:rPr>
          <w:rFonts w:ascii="Times New Roman" w:eastAsia="Times New Roman" w:hAnsi="Times New Roman" w:cs="Times New Roman"/>
          <w:sz w:val="24"/>
          <w:szCs w:val="24"/>
        </w:rPr>
      </w:pPr>
    </w:p>
    <w:p w14:paraId="3A2F35FE" w14:textId="5D80002B" w:rsidR="00FD4510" w:rsidRPr="00AC51C8" w:rsidRDefault="00FD4510" w:rsidP="00C825F7">
      <w:pPr>
        <w:spacing w:after="0" w:line="240" w:lineRule="auto"/>
        <w:rPr>
          <w:rFonts w:ascii="Times New Roman" w:eastAsia="Times New Roman" w:hAnsi="Times New Roman" w:cs="Times New Roman"/>
          <w:sz w:val="24"/>
          <w:szCs w:val="24"/>
        </w:rPr>
      </w:pPr>
      <w:r w:rsidRPr="00AC51C8">
        <w:rPr>
          <w:rFonts w:ascii="Times New Roman" w:eastAsia="Times New Roman" w:hAnsi="Times New Roman" w:cs="Times New Roman"/>
          <w:b/>
          <w:bCs/>
          <w:sz w:val="24"/>
          <w:szCs w:val="24"/>
        </w:rPr>
        <w:t>Damping Coefficient</w:t>
      </w:r>
    </w:p>
    <w:p w14:paraId="391BB005" w14:textId="01E07D3B" w:rsidR="00FD4510" w:rsidRDefault="00FD4510"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calculate the damping </w:t>
      </w:r>
      <w:r w:rsidR="00AC51C8">
        <w:rPr>
          <w:rFonts w:ascii="Times New Roman" w:eastAsia="Times New Roman" w:hAnsi="Times New Roman" w:cs="Times New Roman"/>
          <w:sz w:val="24"/>
          <w:szCs w:val="24"/>
        </w:rPr>
        <w:t>coefficient,</w:t>
      </w:r>
      <w:r w:rsidR="00C752F6">
        <w:rPr>
          <w:rFonts w:ascii="Times New Roman" w:eastAsia="Times New Roman" w:hAnsi="Times New Roman" w:cs="Times New Roman"/>
          <w:sz w:val="24"/>
          <w:szCs w:val="24"/>
        </w:rPr>
        <w:t xml:space="preserve"> </w:t>
      </w:r>
      <w:r w:rsidR="00B968BA">
        <w:rPr>
          <w:rFonts w:ascii="Times New Roman" w:eastAsia="Times New Roman" w:hAnsi="Times New Roman" w:cs="Times New Roman"/>
          <w:sz w:val="24"/>
          <w:szCs w:val="24"/>
        </w:rPr>
        <w:t xml:space="preserve">we </w:t>
      </w:r>
      <w:r w:rsidR="00AC51C8">
        <w:rPr>
          <w:rFonts w:ascii="Times New Roman" w:eastAsia="Times New Roman" w:hAnsi="Times New Roman" w:cs="Times New Roman"/>
          <w:sz w:val="24"/>
          <w:szCs w:val="24"/>
        </w:rPr>
        <w:t>use</w:t>
      </w:r>
      <w:r w:rsidR="00B968BA">
        <w:rPr>
          <w:rFonts w:ascii="Times New Roman" w:eastAsia="Times New Roman" w:hAnsi="Times New Roman" w:cs="Times New Roman"/>
          <w:sz w:val="24"/>
          <w:szCs w:val="24"/>
        </w:rPr>
        <w:t>d</w:t>
      </w:r>
      <w:r w:rsidR="00AC51C8">
        <w:rPr>
          <w:rFonts w:ascii="Times New Roman" w:eastAsia="Times New Roman" w:hAnsi="Times New Roman" w:cs="Times New Roman"/>
          <w:sz w:val="24"/>
          <w:szCs w:val="24"/>
        </w:rPr>
        <w:t xml:space="preserve"> the data in Table X. This gives us the </w:t>
      </w:r>
      <w:r w:rsidR="00B968BA">
        <w:rPr>
          <w:rFonts w:ascii="Times New Roman" w:eastAsia="Times New Roman" w:hAnsi="Times New Roman" w:cs="Times New Roman"/>
          <w:sz w:val="24"/>
          <w:szCs w:val="24"/>
        </w:rPr>
        <w:t>how much the amplitude damped after 10 periods</w:t>
      </w:r>
      <w:r w:rsidR="006D6815">
        <w:rPr>
          <w:rFonts w:ascii="Times New Roman" w:eastAsia="Times New Roman" w:hAnsi="Times New Roman" w:cs="Times New Roman"/>
          <w:sz w:val="24"/>
          <w:szCs w:val="24"/>
        </w:rPr>
        <w:t xml:space="preserve">. </w:t>
      </w:r>
      <w:r w:rsidR="002B1FD5">
        <w:rPr>
          <w:rFonts w:ascii="Times New Roman" w:eastAsia="Times New Roman" w:hAnsi="Times New Roman" w:cs="Times New Roman"/>
          <w:sz w:val="24"/>
          <w:szCs w:val="24"/>
        </w:rPr>
        <w:t>To</w:t>
      </w:r>
      <w:r w:rsidR="006D6815">
        <w:rPr>
          <w:rFonts w:ascii="Times New Roman" w:eastAsia="Times New Roman" w:hAnsi="Times New Roman" w:cs="Times New Roman"/>
          <w:sz w:val="24"/>
          <w:szCs w:val="24"/>
        </w:rPr>
        <w:t xml:space="preserve"> stay in the small angle </w:t>
      </w:r>
      <w:r w:rsidR="002B1FD5">
        <w:rPr>
          <w:rFonts w:ascii="Times New Roman" w:eastAsia="Times New Roman" w:hAnsi="Times New Roman" w:cs="Times New Roman"/>
          <w:sz w:val="24"/>
          <w:szCs w:val="24"/>
        </w:rPr>
        <w:t>approximation,</w:t>
      </w:r>
      <w:r w:rsidR="006D6815">
        <w:rPr>
          <w:rFonts w:ascii="Times New Roman" w:eastAsia="Times New Roman" w:hAnsi="Times New Roman" w:cs="Times New Roman"/>
          <w:sz w:val="24"/>
          <w:szCs w:val="24"/>
        </w:rPr>
        <w:t xml:space="preserve"> we are forced </w:t>
      </w:r>
      <w:r w:rsidR="006D6815">
        <w:rPr>
          <w:rFonts w:ascii="Times New Roman" w:eastAsia="Times New Roman" w:hAnsi="Times New Roman" w:cs="Times New Roman"/>
          <w:sz w:val="24"/>
          <w:szCs w:val="24"/>
        </w:rPr>
        <w:lastRenderedPageBreak/>
        <w:t xml:space="preserve">to use the </w:t>
      </w:r>
      <w:r w:rsidR="00CC559E">
        <w:rPr>
          <w:rFonts w:ascii="Times New Roman" w:eastAsia="Times New Roman" w:hAnsi="Times New Roman" w:cs="Times New Roman"/>
          <w:sz w:val="24"/>
          <w:szCs w:val="24"/>
        </w:rPr>
        <w:t xml:space="preserve">damping at 15 degrees (1.58% error for </w:t>
      </w:r>
      <m:oMath>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sin</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θ</m:t>
                </m:r>
              </m:e>
            </m:d>
            <m:r>
              <w:rPr>
                <w:rFonts w:ascii="Cambria Math" w:eastAsia="Times New Roman" w:hAnsi="Cambria Math" w:cs="Times New Roman"/>
                <w:sz w:val="24"/>
                <w:szCs w:val="24"/>
              </w:rPr>
              <m:t>≈θ</m:t>
            </m:r>
          </m:e>
        </m:func>
      </m:oMath>
      <w:r w:rsidR="00CC559E">
        <w:rPr>
          <w:rFonts w:ascii="Times New Roman" w:eastAsia="Times New Roman" w:hAnsi="Times New Roman" w:cs="Times New Roman"/>
          <w:sz w:val="24"/>
          <w:szCs w:val="24"/>
        </w:rPr>
        <w:t xml:space="preserve"> ).</w:t>
      </w:r>
      <w:r w:rsidR="001E34FD">
        <w:rPr>
          <w:rFonts w:ascii="Times New Roman" w:eastAsia="Times New Roman" w:hAnsi="Times New Roman" w:cs="Times New Roman"/>
          <w:sz w:val="24"/>
          <w:szCs w:val="24"/>
        </w:rPr>
        <w:t xml:space="preserve"> </w:t>
      </w:r>
      <w:r w:rsidR="004313DC">
        <w:rPr>
          <w:rFonts w:ascii="Times New Roman" w:eastAsia="Times New Roman" w:hAnsi="Times New Roman" w:cs="Times New Roman"/>
          <w:sz w:val="24"/>
          <w:szCs w:val="24"/>
        </w:rPr>
        <w:t xml:space="preserve">All that is left to do is solve (5) for </w:t>
      </w:r>
      <w:r w:rsidR="002B1FD5">
        <w:rPr>
          <w:rFonts w:ascii="Times New Roman" w:eastAsia="Times New Roman" w:hAnsi="Times New Roman" w:cs="Times New Roman"/>
          <w:sz w:val="24"/>
          <w:szCs w:val="24"/>
        </w:rPr>
        <w:t>the exponent (the cosine will be 1 because we are at 10</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057155">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057155">
        <w:rPr>
          <w:rFonts w:ascii="Times New Roman" w:eastAsia="Times New Roman" w:hAnsi="Times New Roman" w:cs="Times New Roman"/>
          <w:sz w:val="24"/>
          <w:szCs w:val="24"/>
        </w:rPr>
        <w:t xml:space="preserve"> </w:t>
      </w:r>
      <w:r w:rsidR="00E17369">
        <w:rPr>
          <w:rFonts w:ascii="Times New Roman" w:eastAsia="Times New Roman" w:hAnsi="Times New Roman" w:cs="Times New Roman"/>
          <w:sz w:val="24"/>
          <w:szCs w:val="24"/>
        </w:rPr>
        <w:t xml:space="preserve">is the period of the </w:t>
      </w:r>
      <w:r w:rsidR="000B4F7C">
        <w:rPr>
          <w:rFonts w:ascii="Times New Roman" w:eastAsia="Times New Roman" w:hAnsi="Times New Roman" w:cs="Times New Roman"/>
          <w:sz w:val="24"/>
          <w:szCs w:val="24"/>
        </w:rPr>
        <w:t>pendulum</w:t>
      </w:r>
      <w:r w:rsidR="002B1FD5">
        <w:rPr>
          <w:rFonts w:ascii="Times New Roman" w:eastAsia="Times New Roman" w:hAnsi="Times New Roman" w:cs="Times New Roman"/>
          <w:sz w:val="24"/>
          <w:szCs w:val="24"/>
        </w:rPr>
        <w:t xml:space="preserve">).  </w:t>
      </w:r>
      <w:r w:rsidR="00C20766">
        <w:rPr>
          <w:rFonts w:ascii="Times New Roman" w:eastAsia="Times New Roman" w:hAnsi="Times New Roman" w:cs="Times New Roman"/>
          <w:sz w:val="24"/>
          <w:szCs w:val="24"/>
        </w:rPr>
        <w:t>Using the period from our anharmonicity data (keep in mind the pendulum has a different length than our other data sets)</w:t>
      </w:r>
      <w:r w:rsidR="00082636">
        <w:rPr>
          <w:rFonts w:ascii="Times New Roman" w:eastAsia="Times New Roman" w:hAnsi="Times New Roman" w:cs="Times New Roman"/>
          <w:sz w:val="24"/>
          <w:szCs w:val="24"/>
        </w:rPr>
        <w:t>, we solve for c</w:t>
      </w:r>
      <w:ins w:id="31" w:author="Timothy Gay" w:date="2023-02-11T13:37:00Z">
        <w:r w:rsidR="0089287D">
          <w:rPr>
            <w:rFonts w:ascii="Times New Roman" w:eastAsia="Times New Roman" w:hAnsi="Times New Roman" w:cs="Times New Roman"/>
            <w:sz w:val="24"/>
            <w:szCs w:val="24"/>
          </w:rPr>
          <w:t>:</w:t>
        </w:r>
      </w:ins>
      <w:del w:id="32" w:author="Timothy Gay" w:date="2023-02-11T13:37:00Z">
        <w:r w:rsidR="00082636" w:rsidDel="0089287D">
          <w:rPr>
            <w:rFonts w:ascii="Times New Roman" w:eastAsia="Times New Roman" w:hAnsi="Times New Roman" w:cs="Times New Roman"/>
            <w:sz w:val="24"/>
            <w:szCs w:val="24"/>
          </w:rPr>
          <w:delText xml:space="preserve">. Here is </w:delText>
        </w:r>
        <w:r w:rsidR="000B4F7C" w:rsidDel="0089287D">
          <w:rPr>
            <w:rFonts w:ascii="Times New Roman" w:eastAsia="Times New Roman" w:hAnsi="Times New Roman" w:cs="Times New Roman"/>
            <w:sz w:val="24"/>
            <w:szCs w:val="24"/>
          </w:rPr>
          <w:delText>the</w:delText>
        </w:r>
        <w:r w:rsidR="00082636" w:rsidDel="0089287D">
          <w:rPr>
            <w:rFonts w:ascii="Times New Roman" w:eastAsia="Times New Roman" w:hAnsi="Times New Roman" w:cs="Times New Roman"/>
            <w:sz w:val="24"/>
            <w:szCs w:val="24"/>
          </w:rPr>
          <w:delText xml:space="preserve"> </w:delText>
        </w:r>
        <w:r w:rsidR="00E56D6E" w:rsidDel="0089287D">
          <w:rPr>
            <w:rFonts w:ascii="Times New Roman" w:eastAsia="Times New Roman" w:hAnsi="Times New Roman" w:cs="Times New Roman"/>
            <w:sz w:val="24"/>
            <w:szCs w:val="24"/>
          </w:rPr>
          <w:delText>value of c,</w:delText>
        </w:r>
      </w:del>
    </w:p>
    <w:p w14:paraId="6A6DD86E" w14:textId="77777777" w:rsidR="00290ED1" w:rsidRPr="00290ED1" w:rsidRDefault="00290ED1" w:rsidP="00C825F7">
      <w:pPr>
        <w:spacing w:after="0" w:line="240" w:lineRule="auto"/>
        <w:rPr>
          <w:rFonts w:ascii="Times New Roman" w:eastAsia="Times New Roman" w:hAnsi="Times New Roman" w:cs="Times New Roman"/>
          <w:sz w:val="16"/>
          <w:szCs w:val="16"/>
        </w:rPr>
      </w:pPr>
    </w:p>
    <w:p w14:paraId="6458069C" w14:textId="6F6B817B" w:rsidR="00FD4510" w:rsidRDefault="009845FC" w:rsidP="00290ED1">
      <w:pPr>
        <w:spacing w:after="0" w:line="240" w:lineRule="auto"/>
        <w:jc w:val="right"/>
        <w:rPr>
          <w:rFonts w:ascii="Times New Roman" w:eastAsia="Times New Roman" w:hAnsi="Times New Roman" w:cs="Times New Roman"/>
          <w:sz w:val="24"/>
          <w:szCs w:val="24"/>
        </w:rPr>
      </w:pPr>
      <m:oMath>
        <m:r>
          <w:rPr>
            <w:rFonts w:ascii="Cambria Math" w:eastAsia="Times New Roman" w:hAnsi="Cambria Math" w:cs="Times New Roman"/>
            <w:sz w:val="28"/>
            <w:szCs w:val="28"/>
          </w:rPr>
          <m:t>c=</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m:t>
            </m:r>
          </m:num>
          <m:den>
            <m:r>
              <w:rPr>
                <w:rFonts w:ascii="Cambria Math" w:eastAsia="Times New Roman" w:hAnsi="Cambria Math" w:cs="Times New Roman"/>
                <w:sz w:val="28"/>
                <w:szCs w:val="28"/>
              </w:rPr>
              <m:t>10</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A</m:t>
                </m:r>
              </m:sub>
            </m:sSub>
          </m:den>
        </m:f>
        <m:r>
          <m:rPr>
            <m:sty m:val="p"/>
          </m:rPr>
          <w:rPr>
            <w:rFonts w:ascii="Cambria Math" w:eastAsia="Times New Roman" w:hAnsi="Cambria Math" w:cs="Times New Roman"/>
            <w:sz w:val="28"/>
            <w:szCs w:val="28"/>
          </w:rPr>
          <m:t>ln</m:t>
        </m:r>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15</m:t>
                </m:r>
              </m:num>
              <m:den>
                <m:r>
                  <w:rPr>
                    <w:rFonts w:ascii="Cambria Math" w:eastAsia="Times New Roman" w:hAnsi="Cambria Math" w:cs="Times New Roman"/>
                    <w:sz w:val="28"/>
                    <w:szCs w:val="28"/>
                  </w:rPr>
                  <m:t>14</m:t>
                </m:r>
              </m:den>
            </m:f>
          </m:e>
        </m:d>
        <m:r>
          <w:rPr>
            <w:rFonts w:ascii="Cambria Math" w:eastAsia="Times New Roman" w:hAnsi="Cambria Math" w:cs="Times New Roman"/>
            <w:sz w:val="28"/>
            <w:szCs w:val="28"/>
          </w:rPr>
          <m:t xml:space="preserve"> ≈0.0018</m:t>
        </m:r>
        <m:r>
          <w:ins w:id="33" w:author="Timothy Gay" w:date="2023-02-11T13:37:00Z">
            <w:rPr>
              <w:rFonts w:ascii="Cambria Math" w:eastAsia="Times New Roman" w:hAnsi="Cambria Math" w:cs="Times New Roman"/>
              <w:sz w:val="28"/>
              <w:szCs w:val="28"/>
            </w:rPr>
            <m:t>,</m:t>
          </w:ins>
        </m:r>
      </m:oMath>
      <w:del w:id="34" w:author="Timothy Gay" w:date="2023-02-11T13:37:00Z">
        <w:r w:rsidR="00290ED1" w:rsidRPr="00290ED1" w:rsidDel="00504A4F">
          <w:rPr>
            <w:rFonts w:ascii="Times New Roman" w:eastAsia="Times New Roman" w:hAnsi="Times New Roman" w:cs="Times New Roman"/>
            <w:sz w:val="28"/>
            <w:szCs w:val="28"/>
          </w:rPr>
          <w:delText>.</w:delText>
        </w:r>
      </w:del>
      <w:r w:rsidR="00290ED1" w:rsidRPr="00290ED1">
        <w:rPr>
          <w:rFonts w:ascii="Times New Roman" w:eastAsia="Times New Roman" w:hAnsi="Times New Roman" w:cs="Times New Roman"/>
          <w:sz w:val="28"/>
          <w:szCs w:val="28"/>
        </w:rPr>
        <w:t xml:space="preserve">                </w:t>
      </w:r>
      <w:r w:rsidR="00E56D6E">
        <w:rPr>
          <w:rFonts w:ascii="Times New Roman" w:eastAsia="Times New Roman" w:hAnsi="Times New Roman" w:cs="Times New Roman"/>
          <w:sz w:val="28"/>
          <w:szCs w:val="28"/>
        </w:rPr>
        <w:t xml:space="preserve">              </w:t>
      </w:r>
      <w:r w:rsidR="00290ED1" w:rsidRPr="00290ED1">
        <w:rPr>
          <w:rFonts w:ascii="Times New Roman" w:eastAsia="Times New Roman" w:hAnsi="Times New Roman" w:cs="Times New Roman"/>
          <w:sz w:val="28"/>
          <w:szCs w:val="28"/>
        </w:rPr>
        <w:t xml:space="preserve">           </w:t>
      </w:r>
      <w:r w:rsidR="000B4F7C" w:rsidRPr="00290ED1">
        <w:rPr>
          <w:rFonts w:ascii="Times New Roman" w:eastAsia="Times New Roman" w:hAnsi="Times New Roman" w:cs="Times New Roman"/>
          <w:sz w:val="28"/>
          <w:szCs w:val="28"/>
        </w:rPr>
        <w:t xml:space="preserve"> </w:t>
      </w:r>
      <w:r w:rsidR="00290ED1" w:rsidRPr="00290ED1">
        <w:rPr>
          <w:rFonts w:ascii="Times New Roman" w:eastAsia="Times New Roman" w:hAnsi="Times New Roman" w:cs="Times New Roman"/>
          <w:sz w:val="28"/>
          <w:szCs w:val="28"/>
        </w:rPr>
        <w:t>(11</w:t>
      </w:r>
      <w:r w:rsidR="00290ED1">
        <w:rPr>
          <w:rFonts w:ascii="Times New Roman" w:eastAsia="Times New Roman" w:hAnsi="Times New Roman" w:cs="Times New Roman"/>
          <w:sz w:val="24"/>
          <w:szCs w:val="24"/>
        </w:rPr>
        <w:t>)</w:t>
      </w:r>
    </w:p>
    <w:p w14:paraId="3A805C13" w14:textId="62C6E47F" w:rsidR="00572DE5" w:rsidRDefault="00504A4F" w:rsidP="00C825F7">
      <w:pPr>
        <w:spacing w:after="0" w:line="240" w:lineRule="auto"/>
        <w:rPr>
          <w:rFonts w:ascii="Times New Roman" w:eastAsia="Times New Roman" w:hAnsi="Times New Roman" w:cs="Times New Roman"/>
          <w:sz w:val="24"/>
          <w:szCs w:val="24"/>
        </w:rPr>
      </w:pPr>
      <w:ins w:id="35" w:author="Timothy Gay" w:date="2023-02-11T13:37:00Z">
        <w:r>
          <w:rPr>
            <w:rFonts w:ascii="Times New Roman" w:eastAsia="Times New Roman" w:hAnsi="Times New Roman" w:cs="Times New Roman"/>
            <w:sz w:val="24"/>
            <w:szCs w:val="24"/>
          </w:rPr>
          <w:t>w</w:t>
        </w:r>
      </w:ins>
      <w:del w:id="36" w:author="Timothy Gay" w:date="2023-02-11T13:37:00Z">
        <w:r w:rsidR="00832A1E" w:rsidDel="00504A4F">
          <w:rPr>
            <w:rFonts w:ascii="Times New Roman" w:eastAsia="Times New Roman" w:hAnsi="Times New Roman" w:cs="Times New Roman"/>
            <w:sz w:val="24"/>
            <w:szCs w:val="24"/>
          </w:rPr>
          <w:delText>W</w:delText>
        </w:r>
      </w:del>
      <w:r w:rsidR="00832A1E">
        <w:rPr>
          <w:rFonts w:ascii="Times New Roman" w:eastAsia="Times New Roman" w:hAnsi="Times New Roman" w:cs="Times New Roman"/>
          <w:sz w:val="24"/>
          <w:szCs w:val="24"/>
        </w:rPr>
        <w:t>here</w:t>
      </w:r>
      <w:r w:rsidR="00572DE5">
        <w:rPr>
          <w:rFonts w:ascii="Times New Roman" w:eastAsia="Times New Roman" w:hAnsi="Times New Roman" w:cs="Times New Roman"/>
          <w:sz w:val="24"/>
          <w:szCs w:val="24"/>
        </w:rPr>
        <w:t xml:space="preserve"> we measured</w:t>
      </w:r>
      <w:r w:rsidR="00832A1E">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r>
          <w:rPr>
            <w:rFonts w:ascii="Cambria Math" w:eastAsia="Times New Roman" w:hAnsi="Cambria Math" w:cs="Times New Roman"/>
            <w:sz w:val="24"/>
            <w:szCs w:val="24"/>
          </w:rPr>
          <m:t>=2.4116</m:t>
        </m:r>
      </m:oMath>
      <w:r w:rsidR="00832A1E">
        <w:rPr>
          <w:rFonts w:ascii="Times New Roman" w:eastAsia="Times New Roman" w:hAnsi="Times New Roman" w:cs="Times New Roman"/>
          <w:sz w:val="24"/>
          <w:szCs w:val="24"/>
        </w:rPr>
        <w:t xml:space="preserve"> seconds</w:t>
      </w:r>
      <w:r w:rsidR="00572DE5">
        <w:rPr>
          <w:rFonts w:ascii="Times New Roman" w:eastAsia="Times New Roman" w:hAnsi="Times New Roman" w:cs="Times New Roman"/>
          <w:sz w:val="24"/>
          <w:szCs w:val="24"/>
        </w:rPr>
        <w:t>.</w:t>
      </w:r>
    </w:p>
    <w:p w14:paraId="01774D25" w14:textId="07BB60E1" w:rsidR="005C76A9" w:rsidRPr="00D27F45" w:rsidRDefault="00832A1E"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3968FF"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DISCUSSION</w:t>
      </w:r>
    </w:p>
    <w:p w14:paraId="17EC6CAE" w14:textId="6455CEDC" w:rsidR="00961F15" w:rsidRDefault="00BF0FD5" w:rsidP="00C825F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t>
      </w:r>
      <w:r w:rsidR="0072307F">
        <w:rPr>
          <w:rFonts w:ascii="Times New Roman" w:eastAsia="Times New Roman" w:hAnsi="Times New Roman" w:cs="Times New Roman"/>
          <w:sz w:val="24"/>
          <w:szCs w:val="24"/>
        </w:rPr>
        <w:t xml:space="preserve">finally explore how much </w:t>
      </w:r>
      <w:r w:rsidR="00634387">
        <w:rPr>
          <w:rFonts w:ascii="Times New Roman" w:eastAsia="Times New Roman" w:hAnsi="Times New Roman" w:cs="Times New Roman"/>
          <w:sz w:val="24"/>
          <w:szCs w:val="24"/>
        </w:rPr>
        <w:t xml:space="preserve">of </w:t>
      </w:r>
      <w:r w:rsidR="0072307F">
        <w:rPr>
          <w:rFonts w:ascii="Times New Roman" w:eastAsia="Times New Roman" w:hAnsi="Times New Roman" w:cs="Times New Roman"/>
          <w:sz w:val="24"/>
          <w:szCs w:val="24"/>
        </w:rPr>
        <w:t xml:space="preserve">an effect the damped pendulum and the </w:t>
      </w:r>
      <w:r w:rsidR="0079291A">
        <w:rPr>
          <w:rFonts w:ascii="Times New Roman" w:eastAsia="Times New Roman" w:hAnsi="Times New Roman" w:cs="Times New Roman"/>
          <w:sz w:val="24"/>
          <w:szCs w:val="24"/>
        </w:rPr>
        <w:t xml:space="preserve">damped </w:t>
      </w:r>
      <w:r w:rsidR="0072307F">
        <w:rPr>
          <w:rFonts w:ascii="Times New Roman" w:eastAsia="Times New Roman" w:hAnsi="Times New Roman" w:cs="Times New Roman"/>
          <w:sz w:val="24"/>
          <w:szCs w:val="24"/>
        </w:rPr>
        <w:t>physical pendulum</w:t>
      </w:r>
      <w:r w:rsidR="000213E7">
        <w:rPr>
          <w:rFonts w:ascii="Times New Roman" w:eastAsia="Times New Roman" w:hAnsi="Times New Roman" w:cs="Times New Roman"/>
          <w:sz w:val="24"/>
          <w:szCs w:val="24"/>
        </w:rPr>
        <w:t xml:space="preserve"> </w:t>
      </w:r>
      <w:r w:rsidR="00634387">
        <w:rPr>
          <w:rFonts w:ascii="Times New Roman" w:eastAsia="Times New Roman" w:hAnsi="Times New Roman" w:cs="Times New Roman"/>
          <w:sz w:val="24"/>
          <w:szCs w:val="24"/>
        </w:rPr>
        <w:t xml:space="preserve">have on our period. </w:t>
      </w:r>
      <w:r w:rsidR="00287126">
        <w:rPr>
          <w:rFonts w:ascii="Times New Roman" w:eastAsia="Times New Roman" w:hAnsi="Times New Roman" w:cs="Times New Roman"/>
          <w:sz w:val="24"/>
          <w:szCs w:val="24"/>
        </w:rPr>
        <w:t>The calculation of “c”</w:t>
      </w:r>
      <w:r w:rsidR="008410EC">
        <w:rPr>
          <w:rFonts w:ascii="Times New Roman" w:eastAsia="Times New Roman" w:hAnsi="Times New Roman" w:cs="Times New Roman"/>
          <w:sz w:val="24"/>
          <w:szCs w:val="24"/>
        </w:rPr>
        <w:t xml:space="preserve">, </w:t>
      </w:r>
      <w:r w:rsidR="00287126">
        <w:rPr>
          <w:rFonts w:ascii="Times New Roman" w:eastAsia="Times New Roman" w:hAnsi="Times New Roman" w:cs="Times New Roman"/>
          <w:sz w:val="24"/>
          <w:szCs w:val="24"/>
        </w:rPr>
        <w:t>to measure the damping</w:t>
      </w:r>
      <w:r w:rsidR="008410EC">
        <w:rPr>
          <w:rFonts w:ascii="Times New Roman" w:eastAsia="Times New Roman" w:hAnsi="Times New Roman" w:cs="Times New Roman"/>
          <w:sz w:val="24"/>
          <w:szCs w:val="24"/>
        </w:rPr>
        <w:t>,</w:t>
      </w:r>
      <w:r w:rsidR="00287126">
        <w:rPr>
          <w:rFonts w:ascii="Times New Roman" w:eastAsia="Times New Roman" w:hAnsi="Times New Roman" w:cs="Times New Roman"/>
          <w:sz w:val="24"/>
          <w:szCs w:val="24"/>
        </w:rPr>
        <w:t xml:space="preserve"> was done with </w:t>
      </w:r>
      <w:r w:rsidR="008410EC">
        <w:rPr>
          <w:rFonts w:ascii="Times New Roman" w:eastAsia="Times New Roman" w:hAnsi="Times New Roman" w:cs="Times New Roman"/>
          <w:sz w:val="24"/>
          <w:szCs w:val="24"/>
        </w:rPr>
        <w:t>a pendulum with a</w:t>
      </w:r>
      <w:r w:rsidR="003F038A">
        <w:rPr>
          <w:rFonts w:ascii="Times New Roman" w:eastAsia="Times New Roman" w:hAnsi="Times New Roman" w:cs="Times New Roman"/>
          <w:sz w:val="24"/>
          <w:szCs w:val="24"/>
        </w:rPr>
        <w:t xml:space="preserve"> different length than our other data. </w:t>
      </w:r>
      <w:r w:rsidR="001B41CC">
        <w:rPr>
          <w:rFonts w:ascii="Times New Roman" w:eastAsia="Times New Roman" w:hAnsi="Times New Roman" w:cs="Times New Roman"/>
          <w:sz w:val="24"/>
          <w:szCs w:val="24"/>
        </w:rPr>
        <w:t xml:space="preserve">So we must compare that experimental period, to our different theories. Table X </w:t>
      </w:r>
      <w:r w:rsidR="00215DBA">
        <w:rPr>
          <w:rFonts w:ascii="Times New Roman" w:eastAsia="Times New Roman" w:hAnsi="Times New Roman" w:cs="Times New Roman"/>
          <w:sz w:val="24"/>
          <w:szCs w:val="24"/>
        </w:rPr>
        <w:t xml:space="preserve">shows the different periods calculated by theory and measured in the experiment for this length given in Table 1. </w:t>
      </w:r>
    </w:p>
    <w:tbl>
      <w:tblPr>
        <w:tblStyle w:val="TableGrid"/>
        <w:tblpPr w:leftFromText="180" w:rightFromText="180" w:vertAnchor="text" w:tblpY="1"/>
        <w:tblOverlap w:val="never"/>
        <w:tblW w:w="0" w:type="auto"/>
        <w:tblLook w:val="04A0" w:firstRow="1" w:lastRow="0" w:firstColumn="1" w:lastColumn="0" w:noHBand="0" w:noVBand="1"/>
      </w:tblPr>
      <w:tblGrid>
        <w:gridCol w:w="843"/>
        <w:gridCol w:w="1163"/>
        <w:gridCol w:w="1276"/>
        <w:gridCol w:w="1276"/>
        <w:gridCol w:w="2070"/>
      </w:tblGrid>
      <w:tr w:rsidR="00A0578E" w14:paraId="5006F1FC" w14:textId="77777777" w:rsidTr="00AC1DC9">
        <w:tc>
          <w:tcPr>
            <w:tcW w:w="843" w:type="dxa"/>
          </w:tcPr>
          <w:p w14:paraId="2E7891EB" w14:textId="52D9C45D" w:rsidR="00A0578E" w:rsidRDefault="00A0578E" w:rsidP="00976D4B">
            <w:pPr>
              <w:spacing w:after="240"/>
              <w:rPr>
                <w:rFonts w:ascii="Times New Roman" w:eastAsia="Times New Roman" w:hAnsi="Times New Roman" w:cs="Times New Roman"/>
                <w:sz w:val="24"/>
                <w:szCs w:val="24"/>
              </w:rPr>
            </w:pPr>
          </w:p>
        </w:tc>
        <w:tc>
          <w:tcPr>
            <w:tcW w:w="1163" w:type="dxa"/>
          </w:tcPr>
          <w:p w14:paraId="7CBC4216" w14:textId="234C0039" w:rsidR="00A0578E" w:rsidRDefault="00976D4B"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Measured</w:t>
            </w:r>
          </w:p>
        </w:tc>
        <w:tc>
          <w:tcPr>
            <w:tcW w:w="1276" w:type="dxa"/>
          </w:tcPr>
          <w:p w14:paraId="5D4040B9" w14:textId="50E2E8C5"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276" w:type="dxa"/>
          </w:tcPr>
          <w:p w14:paraId="04FFE76E" w14:textId="4CC0742E"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Damped Pendulum</w:t>
            </w:r>
          </w:p>
        </w:tc>
        <w:tc>
          <w:tcPr>
            <w:tcW w:w="2070" w:type="dxa"/>
          </w:tcPr>
          <w:p w14:paraId="685E21DA" w14:textId="3557F9CE"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Damped Physical Pendulum</w:t>
            </w:r>
          </w:p>
        </w:tc>
      </w:tr>
      <w:tr w:rsidR="00A0578E" w14:paraId="2464C2D9" w14:textId="77777777" w:rsidTr="00AC1DC9">
        <w:trPr>
          <w:trHeight w:val="539"/>
        </w:trPr>
        <w:tc>
          <w:tcPr>
            <w:tcW w:w="843" w:type="dxa"/>
          </w:tcPr>
          <w:p w14:paraId="6B92CF22" w14:textId="1C980406"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Period</w:t>
            </w:r>
            <w:r w:rsidR="00976D4B">
              <w:rPr>
                <w:rFonts w:ascii="Times New Roman" w:eastAsia="Times New Roman" w:hAnsi="Times New Roman" w:cs="Times New Roman"/>
                <w:sz w:val="24"/>
                <w:szCs w:val="24"/>
              </w:rPr>
              <w:t xml:space="preserve"> (s)</w:t>
            </w:r>
          </w:p>
        </w:tc>
        <w:tc>
          <w:tcPr>
            <w:tcW w:w="1163" w:type="dxa"/>
          </w:tcPr>
          <w:p w14:paraId="357E43DD" w14:textId="036A77C2" w:rsidR="00A0578E" w:rsidRDefault="001E252C"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r w:rsidR="00085D65">
              <w:rPr>
                <w:rFonts w:ascii="Times New Roman" w:eastAsia="Times New Roman" w:hAnsi="Times New Roman" w:cs="Times New Roman"/>
                <w:sz w:val="24"/>
                <w:szCs w:val="24"/>
              </w:rPr>
              <w:t>2(5)</w:t>
            </w:r>
          </w:p>
        </w:tc>
        <w:tc>
          <w:tcPr>
            <w:tcW w:w="1276" w:type="dxa"/>
          </w:tcPr>
          <w:p w14:paraId="47FE3DAA" w14:textId="607CC884" w:rsidR="00A0578E" w:rsidRDefault="00085D65"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sidR="00373906">
              <w:rPr>
                <w:rFonts w:ascii="Times New Roman" w:eastAsia="Times New Roman" w:hAnsi="Times New Roman" w:cs="Times New Roman"/>
                <w:sz w:val="24"/>
                <w:szCs w:val="24"/>
              </w:rPr>
              <w:t>0</w:t>
            </w:r>
            <w:r>
              <w:rPr>
                <w:rFonts w:ascii="Times New Roman" w:eastAsia="Times New Roman" w:hAnsi="Times New Roman" w:cs="Times New Roman"/>
                <w:sz w:val="24"/>
                <w:szCs w:val="24"/>
              </w:rPr>
              <w:t>(4</w:t>
            </w:r>
            <w:r w:rsidR="0098026D">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p>
        </w:tc>
        <w:tc>
          <w:tcPr>
            <w:tcW w:w="1276" w:type="dxa"/>
          </w:tcPr>
          <w:p w14:paraId="7F908E6D" w14:textId="3BC09C47" w:rsidR="00A0578E" w:rsidRDefault="00085D65"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sidR="008606C9" w:rsidRPr="00BA35D5">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1F1EBC">
              <w:rPr>
                <w:rFonts w:ascii="Times New Roman" w:eastAsia="Times New Roman" w:hAnsi="Times New Roman" w:cs="Times New Roman"/>
                <w:sz w:val="24"/>
                <w:szCs w:val="24"/>
              </w:rPr>
              <w:t>4</w:t>
            </w:r>
            <w:r w:rsidR="00A72F83">
              <w:rPr>
                <w:rFonts w:ascii="Times New Roman" w:eastAsia="Times New Roman" w:hAnsi="Times New Roman" w:cs="Times New Roman"/>
                <w:sz w:val="24"/>
                <w:szCs w:val="24"/>
              </w:rPr>
              <w:t>0</w:t>
            </w:r>
            <w:r w:rsidR="001F1EBC">
              <w:rPr>
                <w:rFonts w:ascii="Times New Roman" w:eastAsia="Times New Roman" w:hAnsi="Times New Roman" w:cs="Times New Roman"/>
                <w:sz w:val="24"/>
                <w:szCs w:val="24"/>
              </w:rPr>
              <w:t>)</w:t>
            </w:r>
          </w:p>
        </w:tc>
        <w:tc>
          <w:tcPr>
            <w:tcW w:w="2070" w:type="dxa"/>
          </w:tcPr>
          <w:p w14:paraId="67B4EC79" w14:textId="72AA2EA7" w:rsidR="00A0578E" w:rsidRDefault="001F1EBC"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sidR="00373906">
              <w:rPr>
                <w:rFonts w:ascii="Times New Roman" w:eastAsia="Times New Roman" w:hAnsi="Times New Roman" w:cs="Times New Roman"/>
                <w:sz w:val="24"/>
                <w:szCs w:val="24"/>
              </w:rPr>
              <w:t>3</w:t>
            </w:r>
            <w:r>
              <w:rPr>
                <w:rFonts w:ascii="Times New Roman" w:eastAsia="Times New Roman" w:hAnsi="Times New Roman" w:cs="Times New Roman"/>
                <w:sz w:val="24"/>
                <w:szCs w:val="24"/>
              </w:rPr>
              <w:t>(4</w:t>
            </w:r>
            <w:r w:rsidR="00A72F83">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p>
        </w:tc>
      </w:tr>
    </w:tbl>
    <w:tbl>
      <w:tblPr>
        <w:tblStyle w:val="TableGrid"/>
        <w:tblpPr w:leftFromText="180" w:rightFromText="180" w:vertAnchor="text" w:horzAnchor="margin" w:tblpY="2854"/>
        <w:tblOverlap w:val="never"/>
        <w:tblW w:w="0" w:type="auto"/>
        <w:tblLook w:val="04A0" w:firstRow="1" w:lastRow="0" w:firstColumn="1" w:lastColumn="0" w:noHBand="0" w:noVBand="1"/>
      </w:tblPr>
      <w:tblGrid>
        <w:gridCol w:w="985"/>
        <w:gridCol w:w="1296"/>
        <w:gridCol w:w="1190"/>
      </w:tblGrid>
      <w:tr w:rsidR="00186512" w14:paraId="4F58B3F5" w14:textId="77777777" w:rsidTr="00186512">
        <w:tc>
          <w:tcPr>
            <w:tcW w:w="985" w:type="dxa"/>
          </w:tcPr>
          <w:p w14:paraId="318DB55F" w14:textId="77777777" w:rsidR="00186512" w:rsidRDefault="00186512" w:rsidP="00186512">
            <w:pPr>
              <w:spacing w:after="240"/>
              <w:jc w:val="both"/>
              <w:rPr>
                <w:rFonts w:ascii="Times New Roman" w:eastAsia="Times New Roman" w:hAnsi="Times New Roman" w:cs="Times New Roman"/>
                <w:sz w:val="24"/>
                <w:szCs w:val="24"/>
              </w:rPr>
            </w:pPr>
          </w:p>
        </w:tc>
        <w:tc>
          <w:tcPr>
            <w:tcW w:w="1296" w:type="dxa"/>
          </w:tcPr>
          <w:p w14:paraId="2473D661" w14:textId="77777777" w:rsidR="00186512" w:rsidRDefault="00186512" w:rsidP="001865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Measured (1-10 Combined) </w:t>
            </w:r>
          </w:p>
        </w:tc>
        <w:tc>
          <w:tcPr>
            <w:tcW w:w="1190" w:type="dxa"/>
          </w:tcPr>
          <w:p w14:paraId="0AF40B0D" w14:textId="77777777" w:rsidR="00186512" w:rsidRDefault="00186512" w:rsidP="001865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Pendulum</w:t>
            </w:r>
          </w:p>
        </w:tc>
      </w:tr>
      <w:tr w:rsidR="00186512" w14:paraId="33D06E07" w14:textId="77777777" w:rsidTr="00186512">
        <w:tc>
          <w:tcPr>
            <w:tcW w:w="985" w:type="dxa"/>
          </w:tcPr>
          <w:p w14:paraId="18FCADBA" w14:textId="77777777" w:rsidR="00186512" w:rsidRDefault="00186512" w:rsidP="001865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 (s)</w:t>
            </w:r>
          </w:p>
        </w:tc>
        <w:tc>
          <w:tcPr>
            <w:tcW w:w="1296" w:type="dxa"/>
          </w:tcPr>
          <w:p w14:paraId="30A16561" w14:textId="77777777" w:rsidR="00186512" w:rsidRDefault="00186512" w:rsidP="001865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2.768(2)</w:t>
            </w:r>
          </w:p>
        </w:tc>
        <w:tc>
          <w:tcPr>
            <w:tcW w:w="1190" w:type="dxa"/>
          </w:tcPr>
          <w:p w14:paraId="3ABB058B" w14:textId="77777777" w:rsidR="00186512" w:rsidRDefault="00186512" w:rsidP="001865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2.758(4)</w:t>
            </w:r>
          </w:p>
        </w:tc>
      </w:tr>
    </w:tbl>
    <w:p w14:paraId="7C273C11" w14:textId="59E9AAAD" w:rsidR="00266B31" w:rsidRDefault="008606C9" w:rsidP="00DC50CC">
      <w:pPr>
        <w:spacing w:after="240" w:line="240" w:lineRule="auto"/>
        <w:jc w:val="both"/>
        <w:rPr>
          <w:rFonts w:ascii="Times New Roman" w:eastAsia="Times New Roman" w:hAnsi="Times New Roman" w:cs="Times New Roman"/>
          <w:sz w:val="24"/>
          <w:szCs w:val="24"/>
        </w:rPr>
      </w:pPr>
      <w:r w:rsidRPr="008C1E62">
        <w:rPr>
          <w:rFonts w:ascii="Times New Roman" w:eastAsia="Times New Roman" w:hAnsi="Times New Roman" w:cs="Times New Roman"/>
          <w:noProof/>
          <w:sz w:val="24"/>
          <w:szCs w:val="24"/>
        </w:rPr>
        <mc:AlternateContent>
          <mc:Choice Requires="wps">
            <w:drawing>
              <wp:anchor distT="45720" distB="45720" distL="114300" distR="114300" simplePos="0" relativeHeight="251681792" behindDoc="1" locked="0" layoutInCell="1" allowOverlap="1" wp14:anchorId="034F5585" wp14:editId="616BFC81">
                <wp:simplePos x="0" y="0"/>
                <wp:positionH relativeFrom="margin">
                  <wp:posOffset>-15875</wp:posOffset>
                </wp:positionH>
                <wp:positionV relativeFrom="paragraph">
                  <wp:posOffset>1059815</wp:posOffset>
                </wp:positionV>
                <wp:extent cx="4210685" cy="445135"/>
                <wp:effectExtent l="0" t="0" r="18415" b="12065"/>
                <wp:wrapTight wrapText="bothSides">
                  <wp:wrapPolygon edited="0">
                    <wp:start x="0" y="0"/>
                    <wp:lineTo x="0" y="21261"/>
                    <wp:lineTo x="21597" y="21261"/>
                    <wp:lineTo x="21597"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685" cy="445135"/>
                        </a:xfrm>
                        <a:prstGeom prst="rect">
                          <a:avLst/>
                        </a:prstGeom>
                        <a:solidFill>
                          <a:srgbClr val="FFFFFF"/>
                        </a:solidFill>
                        <a:ln w="9525">
                          <a:solidFill>
                            <a:srgbClr val="000000"/>
                          </a:solidFill>
                          <a:miter lim="800000"/>
                          <a:headEnd/>
                          <a:tailEnd/>
                        </a:ln>
                      </wps:spPr>
                      <wps:txbx>
                        <w:txbxContent>
                          <w:p w14:paraId="4DF5CF9D" w14:textId="11601C99" w:rsidR="008C1E62" w:rsidRDefault="008C1E62" w:rsidP="008C1E62">
                            <w:pPr>
                              <w:spacing w:after="240" w:line="240" w:lineRule="auto"/>
                              <w:rPr>
                                <w:rFonts w:ascii="Times New Roman" w:eastAsia="Times New Roman" w:hAnsi="Times New Roman" w:cs="Times New Roman"/>
                                <w:sz w:val="24"/>
                                <w:szCs w:val="24"/>
                              </w:rPr>
                            </w:pPr>
                            <w:r w:rsidRPr="008C1E62">
                              <w:rPr>
                                <w:rFonts w:ascii="Times New Roman" w:eastAsia="Times New Roman" w:hAnsi="Times New Roman" w:cs="Times New Roman"/>
                                <w:b/>
                                <w:bCs/>
                                <w:sz w:val="24"/>
                                <w:szCs w:val="24"/>
                              </w:rPr>
                              <w:t>Table X</w:t>
                            </w:r>
                            <w:r>
                              <w:rPr>
                                <w:rFonts w:ascii="Times New Roman" w:eastAsia="Times New Roman" w:hAnsi="Times New Roman" w:cs="Times New Roman"/>
                                <w:sz w:val="24"/>
                                <w:szCs w:val="24"/>
                              </w:rPr>
                              <w:t>. Shows the period of our pendulum compared to the different theories</w:t>
                            </w:r>
                          </w:p>
                          <w:p w14:paraId="08E209AB" w14:textId="25B44FA4" w:rsidR="008C1E62" w:rsidRDefault="008C1E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F5585" id="_x0000_s1038" type="#_x0000_t202" style="position:absolute;left:0;text-align:left;margin-left:-1.25pt;margin-top:83.45pt;width:331.55pt;height:35.0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">
                <v:textbox>
                  <w:txbxContent>
                    <w:p w14:paraId="4DF5CF9D" w14:textId="11601C99" w:rsidR="008C1E62" w:rsidRDefault="008C1E62" w:rsidP="008C1E62">
                      <w:pPr>
                        <w:spacing w:after="240" w:line="240" w:lineRule="auto"/>
                        <w:rPr>
                          <w:rFonts w:ascii="Times New Roman" w:eastAsia="Times New Roman" w:hAnsi="Times New Roman" w:cs="Times New Roman"/>
                          <w:sz w:val="24"/>
                          <w:szCs w:val="24"/>
                        </w:rPr>
                      </w:pPr>
                      <w:r w:rsidRPr="008C1E62">
                        <w:rPr>
                          <w:rFonts w:ascii="Times New Roman" w:eastAsia="Times New Roman" w:hAnsi="Times New Roman" w:cs="Times New Roman"/>
                          <w:b/>
                          <w:bCs/>
                          <w:sz w:val="24"/>
                          <w:szCs w:val="24"/>
                        </w:rPr>
                        <w:t>Table X</w:t>
                      </w:r>
                      <w:r>
                        <w:rPr>
                          <w:rFonts w:ascii="Times New Roman" w:eastAsia="Times New Roman" w:hAnsi="Times New Roman" w:cs="Times New Roman"/>
                          <w:sz w:val="24"/>
                          <w:szCs w:val="24"/>
                        </w:rPr>
                        <w:t>. Shows the period of our pendulum compared to the different theories</w:t>
                      </w:r>
                    </w:p>
                    <w:p w14:paraId="08E209AB" w14:textId="25B44FA4" w:rsidR="008C1E62" w:rsidRDefault="008C1E62"/>
                  </w:txbxContent>
                </v:textbox>
                <w10:wrap type="tight" anchorx="margin"/>
              </v:shape>
            </w:pict>
          </mc:Fallback>
        </mc:AlternateContent>
      </w:r>
      <w:r w:rsidR="008C1E62">
        <w:rPr>
          <w:rFonts w:ascii="Times New Roman" w:eastAsia="Times New Roman" w:hAnsi="Times New Roman" w:cs="Times New Roman"/>
          <w:sz w:val="24"/>
          <w:szCs w:val="24"/>
        </w:rPr>
        <w:t xml:space="preserve">As you can see from </w:t>
      </w:r>
      <w:commentRangeStart w:id="37"/>
      <w:commentRangeStart w:id="38"/>
      <w:r w:rsidR="008C1E62">
        <w:rPr>
          <w:rFonts w:ascii="Times New Roman" w:eastAsia="Times New Roman" w:hAnsi="Times New Roman" w:cs="Times New Roman"/>
          <w:sz w:val="24"/>
          <w:szCs w:val="24"/>
        </w:rPr>
        <w:t>Table</w:t>
      </w:r>
      <w:commentRangeEnd w:id="37"/>
      <w:r w:rsidR="00F209DD">
        <w:rPr>
          <w:rStyle w:val="CommentReference"/>
        </w:rPr>
        <w:commentReference w:id="37"/>
      </w:r>
      <w:commentRangeEnd w:id="38"/>
      <w:r w:rsidR="00452FD3">
        <w:rPr>
          <w:rStyle w:val="CommentReference"/>
        </w:rPr>
        <w:commentReference w:id="38"/>
      </w:r>
      <w:r w:rsidR="008C1E62">
        <w:rPr>
          <w:rFonts w:ascii="Times New Roman" w:eastAsia="Times New Roman" w:hAnsi="Times New Roman" w:cs="Times New Roman"/>
          <w:sz w:val="24"/>
          <w:szCs w:val="24"/>
        </w:rPr>
        <w:t xml:space="preserve"> X. Th</w:t>
      </w:r>
      <w:r w:rsidR="005F6F94">
        <w:rPr>
          <w:rFonts w:ascii="Times New Roman" w:eastAsia="Times New Roman" w:hAnsi="Times New Roman" w:cs="Times New Roman"/>
          <w:sz w:val="24"/>
          <w:szCs w:val="24"/>
        </w:rPr>
        <w:t xml:space="preserve">e </w:t>
      </w:r>
      <w:r w:rsidR="00DB61EE">
        <w:rPr>
          <w:rFonts w:ascii="Times New Roman" w:eastAsia="Times New Roman" w:hAnsi="Times New Roman" w:cs="Times New Roman"/>
          <w:sz w:val="24"/>
          <w:szCs w:val="24"/>
        </w:rPr>
        <w:t xml:space="preserve">simple, damped, </w:t>
      </w:r>
      <w:r w:rsidR="00C863E3">
        <w:rPr>
          <w:rFonts w:ascii="Times New Roman" w:eastAsia="Times New Roman" w:hAnsi="Times New Roman" w:cs="Times New Roman"/>
          <w:sz w:val="24"/>
          <w:szCs w:val="24"/>
        </w:rPr>
        <w:t xml:space="preserve">and </w:t>
      </w:r>
      <w:r w:rsidR="00DB61EE">
        <w:rPr>
          <w:rFonts w:ascii="Times New Roman" w:eastAsia="Times New Roman" w:hAnsi="Times New Roman" w:cs="Times New Roman"/>
          <w:sz w:val="24"/>
          <w:szCs w:val="24"/>
        </w:rPr>
        <w:t xml:space="preserve">physically damped pendulums all give </w:t>
      </w:r>
      <w:r w:rsidR="0095687D">
        <w:rPr>
          <w:rFonts w:ascii="Times New Roman" w:eastAsia="Times New Roman" w:hAnsi="Times New Roman" w:cs="Times New Roman"/>
          <w:sz w:val="24"/>
          <w:szCs w:val="24"/>
        </w:rPr>
        <w:t>the same</w:t>
      </w:r>
      <w:r w:rsidR="00B61AD9">
        <w:rPr>
          <w:rFonts w:ascii="Times New Roman" w:eastAsia="Times New Roman" w:hAnsi="Times New Roman" w:cs="Times New Roman"/>
          <w:sz w:val="24"/>
          <w:szCs w:val="24"/>
        </w:rPr>
        <w:t xml:space="preserve"> value up</w:t>
      </w:r>
      <w:r>
        <w:rPr>
          <w:rFonts w:ascii="Times New Roman" w:eastAsia="Times New Roman" w:hAnsi="Times New Roman" w:cs="Times New Roman"/>
          <w:sz w:val="24"/>
          <w:szCs w:val="24"/>
        </w:rPr>
        <w:t xml:space="preserve"> 3 significant digits.</w:t>
      </w:r>
      <w:r w:rsidR="0098026D">
        <w:rPr>
          <w:rFonts w:ascii="Times New Roman" w:eastAsia="Times New Roman" w:hAnsi="Times New Roman" w:cs="Times New Roman"/>
          <w:sz w:val="24"/>
          <w:szCs w:val="24"/>
        </w:rPr>
        <w:t xml:space="preserve"> </w:t>
      </w:r>
      <w:r w:rsidR="00BA35D5">
        <w:rPr>
          <w:rFonts w:ascii="Times New Roman" w:eastAsia="Times New Roman" w:hAnsi="Times New Roman" w:cs="Times New Roman"/>
          <w:sz w:val="24"/>
          <w:szCs w:val="24"/>
        </w:rPr>
        <w:t>Thus,</w:t>
      </w:r>
      <w:r w:rsidR="00C465B6">
        <w:rPr>
          <w:rFonts w:ascii="Times New Roman" w:eastAsia="Times New Roman" w:hAnsi="Times New Roman" w:cs="Times New Roman"/>
          <w:sz w:val="24"/>
          <w:szCs w:val="24"/>
        </w:rPr>
        <w:t xml:space="preserve"> the effect is negligible and do</w:t>
      </w:r>
      <w:r w:rsidR="00BA35D5">
        <w:rPr>
          <w:rFonts w:ascii="Times New Roman" w:eastAsia="Times New Roman" w:hAnsi="Times New Roman" w:cs="Times New Roman"/>
          <w:sz w:val="24"/>
          <w:szCs w:val="24"/>
        </w:rPr>
        <w:t>es</w:t>
      </w:r>
      <w:r w:rsidR="00C465B6">
        <w:rPr>
          <w:rFonts w:ascii="Times New Roman" w:eastAsia="Times New Roman" w:hAnsi="Times New Roman" w:cs="Times New Roman"/>
          <w:sz w:val="24"/>
          <w:szCs w:val="24"/>
        </w:rPr>
        <w:t xml:space="preserve"> not contribute to the </w:t>
      </w:r>
      <w:r w:rsidR="00BA35D5">
        <w:rPr>
          <w:rFonts w:ascii="Times New Roman" w:eastAsia="Times New Roman" w:hAnsi="Times New Roman" w:cs="Times New Roman"/>
          <w:sz w:val="24"/>
          <w:szCs w:val="24"/>
        </w:rPr>
        <w:t xml:space="preserve">error in our other data. </w:t>
      </w:r>
      <w:r w:rsidR="00B94103">
        <w:rPr>
          <w:rFonts w:ascii="Times New Roman" w:eastAsia="Times New Roman" w:hAnsi="Times New Roman" w:cs="Times New Roman"/>
          <w:sz w:val="24"/>
          <w:szCs w:val="24"/>
        </w:rPr>
        <w:t xml:space="preserve">So we can safely use a simple pendulum approximation and not consider, damping or </w:t>
      </w:r>
      <w:r w:rsidR="00466120">
        <w:rPr>
          <w:rFonts w:ascii="Times New Roman" w:eastAsia="Times New Roman" w:hAnsi="Times New Roman" w:cs="Times New Roman"/>
          <w:sz w:val="24"/>
          <w:szCs w:val="24"/>
        </w:rPr>
        <w:t>it being a physical pendulum.</w:t>
      </w:r>
    </w:p>
    <w:p w14:paraId="275C0B9D" w14:textId="146A067E" w:rsidR="00466120" w:rsidRDefault="00186512" w:rsidP="00DC50CC">
      <w:pPr>
        <w:spacing w:after="240" w:line="240" w:lineRule="auto"/>
        <w:jc w:val="both"/>
        <w:rPr>
          <w:rFonts w:ascii="Times New Roman" w:eastAsia="Times New Roman" w:hAnsi="Times New Roman" w:cs="Times New Roman"/>
          <w:sz w:val="24"/>
          <w:szCs w:val="24"/>
        </w:rPr>
      </w:pPr>
      <w:r w:rsidRPr="008C1E62">
        <w:rPr>
          <w:rFonts w:ascii="Times New Roman" w:eastAsia="Times New Roman" w:hAnsi="Times New Roman" w:cs="Times New Roman"/>
          <w:noProof/>
          <w:sz w:val="24"/>
          <w:szCs w:val="24"/>
        </w:rPr>
        <mc:AlternateContent>
          <mc:Choice Requires="wps">
            <w:drawing>
              <wp:anchor distT="45720" distB="45720" distL="114300" distR="114300" simplePos="0" relativeHeight="251683840" behindDoc="1" locked="0" layoutInCell="1" allowOverlap="1" wp14:anchorId="48AE58CD" wp14:editId="07D42C48">
                <wp:simplePos x="0" y="0"/>
                <wp:positionH relativeFrom="margin">
                  <wp:align>left</wp:align>
                </wp:positionH>
                <wp:positionV relativeFrom="margin">
                  <wp:align>bottom</wp:align>
                </wp:positionV>
                <wp:extent cx="2197100" cy="445135"/>
                <wp:effectExtent l="0" t="0" r="12700" b="12065"/>
                <wp:wrapTight wrapText="bothSides">
                  <wp:wrapPolygon edited="0">
                    <wp:start x="0" y="0"/>
                    <wp:lineTo x="0" y="21261"/>
                    <wp:lineTo x="21538" y="21261"/>
                    <wp:lineTo x="21538" y="0"/>
                    <wp:lineTo x="0"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445135"/>
                        </a:xfrm>
                        <a:prstGeom prst="rect">
                          <a:avLst/>
                        </a:prstGeom>
                        <a:solidFill>
                          <a:srgbClr val="FFFFFF"/>
                        </a:solidFill>
                        <a:ln w="9525">
                          <a:solidFill>
                            <a:srgbClr val="000000"/>
                          </a:solidFill>
                          <a:miter lim="800000"/>
                          <a:headEnd/>
                          <a:tailEnd/>
                        </a:ln>
                      </wps:spPr>
                      <wps:txbx>
                        <w:txbxContent>
                          <w:p w14:paraId="21B6CC4F" w14:textId="1BD71A3E" w:rsidR="00AC1DC9" w:rsidRDefault="00AC1DC9" w:rsidP="00465B43">
                            <w:pPr>
                              <w:spacing w:after="240" w:line="240" w:lineRule="auto"/>
                            </w:pPr>
                            <w:r w:rsidRPr="008C1E62">
                              <w:rPr>
                                <w:rFonts w:ascii="Times New Roman" w:eastAsia="Times New Roman" w:hAnsi="Times New Roman" w:cs="Times New Roman"/>
                                <w:b/>
                                <w:bCs/>
                                <w:sz w:val="24"/>
                                <w:szCs w:val="24"/>
                              </w:rPr>
                              <w:t>Table X</w:t>
                            </w:r>
                            <w:r>
                              <w:rPr>
                                <w:rFonts w:ascii="Times New Roman" w:eastAsia="Times New Roman" w:hAnsi="Times New Roman" w:cs="Times New Roman"/>
                                <w:sz w:val="24"/>
                                <w:szCs w:val="24"/>
                              </w:rPr>
                              <w:t xml:space="preserve">. </w:t>
                            </w:r>
                            <w:r w:rsidR="00465B43">
                              <w:rPr>
                                <w:rFonts w:ascii="Times New Roman" w:eastAsia="Times New Roman" w:hAnsi="Times New Roman" w:cs="Times New Roman"/>
                                <w:sz w:val="24"/>
                                <w:szCs w:val="24"/>
                              </w:rPr>
                              <w:t xml:space="preserve">Final </w:t>
                            </w:r>
                            <w:r w:rsidR="00ED4732">
                              <w:rPr>
                                <w:rFonts w:ascii="Times New Roman" w:eastAsia="Times New Roman" w:hAnsi="Times New Roman" w:cs="Times New Roman"/>
                                <w:sz w:val="24"/>
                                <w:szCs w:val="24"/>
                              </w:rPr>
                              <w:t>theory and quoted measured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58CD" id="_x0000_s1039" type="#_x0000_t202" style="position:absolute;left:0;text-align:left;margin-left:0;margin-top:0;width:173pt;height:35.05pt;z-index:-25163264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">
                <v:textbox>
                  <w:txbxContent>
                    <w:p w14:paraId="21B6CC4F" w14:textId="1BD71A3E" w:rsidR="00AC1DC9" w:rsidRDefault="00AC1DC9" w:rsidP="00465B43">
                      <w:pPr>
                        <w:spacing w:after="240" w:line="240" w:lineRule="auto"/>
                      </w:pPr>
                      <w:r w:rsidRPr="008C1E62">
                        <w:rPr>
                          <w:rFonts w:ascii="Times New Roman" w:eastAsia="Times New Roman" w:hAnsi="Times New Roman" w:cs="Times New Roman"/>
                          <w:b/>
                          <w:bCs/>
                          <w:sz w:val="24"/>
                          <w:szCs w:val="24"/>
                        </w:rPr>
                        <w:t>Table X</w:t>
                      </w:r>
                      <w:r>
                        <w:rPr>
                          <w:rFonts w:ascii="Times New Roman" w:eastAsia="Times New Roman" w:hAnsi="Times New Roman" w:cs="Times New Roman"/>
                          <w:sz w:val="24"/>
                          <w:szCs w:val="24"/>
                        </w:rPr>
                        <w:t xml:space="preserve">. </w:t>
                      </w:r>
                      <w:r w:rsidR="00465B43">
                        <w:rPr>
                          <w:rFonts w:ascii="Times New Roman" w:eastAsia="Times New Roman" w:hAnsi="Times New Roman" w:cs="Times New Roman"/>
                          <w:sz w:val="24"/>
                          <w:szCs w:val="24"/>
                        </w:rPr>
                        <w:t xml:space="preserve">Final </w:t>
                      </w:r>
                      <w:r w:rsidR="00ED4732">
                        <w:rPr>
                          <w:rFonts w:ascii="Times New Roman" w:eastAsia="Times New Roman" w:hAnsi="Times New Roman" w:cs="Times New Roman"/>
                          <w:sz w:val="24"/>
                          <w:szCs w:val="24"/>
                        </w:rPr>
                        <w:t>theory and quoted measured value</w:t>
                      </w:r>
                    </w:p>
                  </w:txbxContent>
                </v:textbox>
                <w10:wrap type="tight" anchorx="margin" anchory="margin"/>
              </v:shape>
            </w:pict>
          </mc:Fallback>
        </mc:AlternateContent>
      </w:r>
      <w:r w:rsidR="00E5527B">
        <w:rPr>
          <w:rFonts w:ascii="Times New Roman" w:eastAsia="Times New Roman" w:hAnsi="Times New Roman" w:cs="Times New Roman"/>
          <w:sz w:val="24"/>
          <w:szCs w:val="24"/>
        </w:rPr>
        <w:t xml:space="preserve">Table X2 presents our final </w:t>
      </w:r>
      <w:r w:rsidR="00FC7DED">
        <w:rPr>
          <w:rFonts w:ascii="Times New Roman" w:eastAsia="Times New Roman" w:hAnsi="Times New Roman" w:cs="Times New Roman"/>
          <w:sz w:val="24"/>
          <w:szCs w:val="24"/>
        </w:rPr>
        <w:t xml:space="preserve">measured value from the 10 and 1 period data with our </w:t>
      </w:r>
      <w:r w:rsidR="007A6419">
        <w:rPr>
          <w:rFonts w:ascii="Times New Roman" w:eastAsia="Times New Roman" w:hAnsi="Times New Roman" w:cs="Times New Roman"/>
          <w:sz w:val="24"/>
          <w:szCs w:val="24"/>
        </w:rPr>
        <w:t xml:space="preserve">best theory we can compare it to. We do not compare it to the damped cases because it does not significantly change the period and we do don’t have data for damping at the length of fishing line used in the 1-10 runs. </w:t>
      </w:r>
    </w:p>
    <w:p w14:paraId="3F77CACB" w14:textId="34B4BAAB" w:rsidR="00946D3D" w:rsidRDefault="00553053" w:rsidP="00C825F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we did not correctly account for the errors in our experiment. Either we underestimated our random error or there is a large systematic error that is unaccounted for. </w:t>
      </w:r>
      <w:r w:rsidR="00C5698B">
        <w:rPr>
          <w:rFonts w:ascii="Times New Roman" w:eastAsia="Times New Roman" w:hAnsi="Times New Roman" w:cs="Times New Roman"/>
          <w:sz w:val="24"/>
          <w:szCs w:val="24"/>
        </w:rPr>
        <w:t xml:space="preserve">Human error is likely the culprit </w:t>
      </w:r>
      <w:r w:rsidR="00C41ABE">
        <w:rPr>
          <w:rFonts w:ascii="Times New Roman" w:eastAsia="Times New Roman" w:hAnsi="Times New Roman" w:cs="Times New Roman"/>
          <w:sz w:val="24"/>
          <w:szCs w:val="24"/>
        </w:rPr>
        <w:t>for</w:t>
      </w:r>
      <w:r w:rsidR="00C5698B">
        <w:rPr>
          <w:rFonts w:ascii="Times New Roman" w:eastAsia="Times New Roman" w:hAnsi="Times New Roman" w:cs="Times New Roman"/>
          <w:sz w:val="24"/>
          <w:szCs w:val="24"/>
        </w:rPr>
        <w:t xml:space="preserve"> our </w:t>
      </w:r>
      <w:r w:rsidR="00532253">
        <w:rPr>
          <w:rFonts w:ascii="Times New Roman" w:eastAsia="Times New Roman" w:hAnsi="Times New Roman" w:cs="Times New Roman"/>
          <w:sz w:val="24"/>
          <w:szCs w:val="24"/>
        </w:rPr>
        <w:t>difference</w:t>
      </w:r>
      <w:r w:rsidR="00C41ABE">
        <w:rPr>
          <w:rFonts w:ascii="Times New Roman" w:eastAsia="Times New Roman" w:hAnsi="Times New Roman" w:cs="Times New Roman"/>
          <w:sz w:val="24"/>
          <w:szCs w:val="24"/>
        </w:rPr>
        <w:t>s</w:t>
      </w:r>
      <w:r w:rsidR="00532253">
        <w:rPr>
          <w:rFonts w:ascii="Times New Roman" w:eastAsia="Times New Roman" w:hAnsi="Times New Roman" w:cs="Times New Roman"/>
          <w:sz w:val="24"/>
          <w:szCs w:val="24"/>
        </w:rPr>
        <w:t xml:space="preserve"> in measured and theory. </w:t>
      </w:r>
      <w:r w:rsidR="008D4BF7">
        <w:rPr>
          <w:rFonts w:ascii="Times New Roman" w:eastAsia="Times New Roman" w:hAnsi="Times New Roman" w:cs="Times New Roman"/>
          <w:sz w:val="24"/>
          <w:szCs w:val="24"/>
        </w:rPr>
        <w:t xml:space="preserve">Some effects we didn’t consider is the stretchiness </w:t>
      </w:r>
      <w:r w:rsidR="001B4BC8">
        <w:rPr>
          <w:rFonts w:ascii="Times New Roman" w:eastAsia="Times New Roman" w:hAnsi="Times New Roman" w:cs="Times New Roman"/>
          <w:sz w:val="24"/>
          <w:szCs w:val="24"/>
        </w:rPr>
        <w:t xml:space="preserve">of the fishing line, the buoyancy of the air, the </w:t>
      </w:r>
      <w:r w:rsidR="00DA63E3">
        <w:rPr>
          <w:rFonts w:ascii="Times New Roman" w:eastAsia="Times New Roman" w:hAnsi="Times New Roman" w:cs="Times New Roman"/>
          <w:sz w:val="24"/>
          <w:szCs w:val="24"/>
        </w:rPr>
        <w:t>angular deviation Lincoln is from vertical</w:t>
      </w:r>
      <w:r w:rsidR="00F60299">
        <w:rPr>
          <w:rFonts w:ascii="Times New Roman" w:eastAsia="Times New Roman" w:hAnsi="Times New Roman" w:cs="Times New Roman"/>
          <w:sz w:val="24"/>
          <w:szCs w:val="24"/>
        </w:rPr>
        <w:t xml:space="preserve"> (0.001 </w:t>
      </w:r>
      <w:proofErr w:type="gramStart"/>
      <w:r w:rsidR="00F60299">
        <w:rPr>
          <w:rFonts w:ascii="Times New Roman" w:eastAsia="Times New Roman" w:hAnsi="Times New Roman" w:cs="Times New Roman"/>
          <w:sz w:val="24"/>
          <w:szCs w:val="24"/>
        </w:rPr>
        <w:t>degrees)[</w:t>
      </w:r>
      <w:proofErr w:type="gramEnd"/>
      <w:r w:rsidR="00F60299">
        <w:rPr>
          <w:rFonts w:ascii="Times New Roman" w:eastAsia="Times New Roman" w:hAnsi="Times New Roman" w:cs="Times New Roman"/>
          <w:sz w:val="24"/>
          <w:szCs w:val="24"/>
        </w:rPr>
        <w:t>2]</w:t>
      </w:r>
      <w:r w:rsidR="00DA63E3">
        <w:rPr>
          <w:rFonts w:ascii="Times New Roman" w:eastAsia="Times New Roman" w:hAnsi="Times New Roman" w:cs="Times New Roman"/>
          <w:sz w:val="24"/>
          <w:szCs w:val="24"/>
        </w:rPr>
        <w:t>, etc…</w:t>
      </w:r>
    </w:p>
    <w:p w14:paraId="2B7A1EFD" w14:textId="110250B1" w:rsidR="00F56DF7" w:rsidRPr="00D27F45" w:rsidRDefault="00F56DF7" w:rsidP="00C825F7">
      <w:pPr>
        <w:spacing w:after="240" w:line="240" w:lineRule="auto"/>
        <w:rPr>
          <w:rFonts w:ascii="Times New Roman" w:eastAsia="Times New Roman" w:hAnsi="Times New Roman" w:cs="Times New Roman"/>
          <w:sz w:val="24"/>
          <w:szCs w:val="24"/>
        </w:rPr>
      </w:pPr>
    </w:p>
    <w:p w14:paraId="1B41DFD1" w14:textId="46CEE39F"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References:</w:t>
      </w:r>
    </w:p>
    <w:p w14:paraId="4934143D" w14:textId="5591ED13" w:rsidR="00C825F7" w:rsidRPr="00D06763" w:rsidRDefault="00C825F7" w:rsidP="00D06763">
      <w:pPr>
        <w:spacing w:after="0" w:line="276" w:lineRule="auto"/>
        <w:rPr>
          <w:rFonts w:ascii="Times New Roman" w:eastAsia="Times New Roman" w:hAnsi="Times New Roman" w:cs="Times New Roman"/>
          <w:color w:val="000000"/>
          <w:sz w:val="24"/>
          <w:szCs w:val="24"/>
        </w:rPr>
      </w:pPr>
      <w:r w:rsidRPr="00D06763">
        <w:rPr>
          <w:rFonts w:ascii="Times New Roman" w:eastAsia="Times New Roman" w:hAnsi="Times New Roman" w:cs="Times New Roman"/>
          <w:color w:val="000000"/>
          <w:sz w:val="24"/>
          <w:szCs w:val="24"/>
        </w:rPr>
        <w:t xml:space="preserve">[1] </w:t>
      </w:r>
      <w:hyperlink r:id="rId23" w:history="1">
        <w:r w:rsidRPr="00D06763">
          <w:rPr>
            <w:rFonts w:ascii="Times New Roman" w:eastAsia="Times New Roman" w:hAnsi="Times New Roman" w:cs="Times New Roman"/>
            <w:color w:val="000000" w:themeColor="text1"/>
            <w:sz w:val="24"/>
            <w:szCs w:val="24"/>
            <w:u w:val="single"/>
          </w:rPr>
          <w:t>https://www.britannica.com/technology/pendulum</w:t>
        </w:r>
      </w:hyperlink>
      <w:r w:rsidRPr="00D06763">
        <w:rPr>
          <w:rFonts w:ascii="Times New Roman" w:eastAsia="Times New Roman" w:hAnsi="Times New Roman" w:cs="Times New Roman"/>
          <w:color w:val="000000" w:themeColor="text1"/>
          <w:sz w:val="24"/>
          <w:szCs w:val="24"/>
        </w:rPr>
        <w:t> </w:t>
      </w:r>
    </w:p>
    <w:p w14:paraId="11318B79" w14:textId="71DF0E4B" w:rsidR="00C825F7" w:rsidRPr="00F60299" w:rsidRDefault="00C825F7" w:rsidP="00D06763">
      <w:pPr>
        <w:spacing w:after="0" w:line="276" w:lineRule="auto"/>
        <w:rPr>
          <w:rFonts w:ascii="Times New Roman" w:eastAsia="Times New Roman" w:hAnsi="Times New Roman" w:cs="Times New Roman"/>
          <w:color w:val="000000" w:themeColor="text1"/>
          <w:sz w:val="24"/>
          <w:szCs w:val="24"/>
        </w:rPr>
      </w:pPr>
      <w:r w:rsidRPr="00D06763">
        <w:rPr>
          <w:rFonts w:ascii="Times New Roman" w:eastAsia="Times New Roman" w:hAnsi="Times New Roman" w:cs="Times New Roman"/>
          <w:color w:val="000000" w:themeColor="text1"/>
          <w:sz w:val="24"/>
          <w:szCs w:val="24"/>
        </w:rPr>
        <w:lastRenderedPageBreak/>
        <w:t xml:space="preserve">[2] </w:t>
      </w:r>
      <w:hyperlink r:id="rId24" w:history="1">
        <w:r w:rsidRPr="00F60299">
          <w:rPr>
            <w:rStyle w:val="Hyperlink"/>
            <w:rFonts w:ascii="Times New Roman" w:eastAsia="Times New Roman" w:hAnsi="Times New Roman" w:cs="Times New Roman"/>
            <w:color w:val="000000" w:themeColor="text1"/>
            <w:sz w:val="24"/>
            <w:szCs w:val="24"/>
          </w:rPr>
          <w:t>https://www.wolframalpha.com/widgets/view.jsp?id=e856809e0d522d3153e2e7e8ec263bf2</w:t>
        </w:r>
      </w:hyperlink>
      <w:r w:rsidRPr="00F60299">
        <w:rPr>
          <w:rFonts w:ascii="Times New Roman" w:eastAsia="Times New Roman" w:hAnsi="Times New Roman" w:cs="Times New Roman"/>
          <w:color w:val="000000" w:themeColor="text1"/>
          <w:sz w:val="24"/>
          <w:szCs w:val="24"/>
        </w:rPr>
        <w:t xml:space="preserve"> </w:t>
      </w:r>
    </w:p>
    <w:p w14:paraId="7C76EBD9" w14:textId="12BD1C9A" w:rsidR="001E31B9" w:rsidRPr="00D06763" w:rsidRDefault="00D06763" w:rsidP="00F578DE">
      <w:pPr>
        <w:spacing w:after="0" w:line="276" w:lineRule="auto"/>
        <w:rPr>
          <w:rFonts w:ascii="Times New Roman" w:hAnsi="Times New Roman" w:cs="Times New Roman"/>
          <w:sz w:val="24"/>
          <w:szCs w:val="24"/>
        </w:rPr>
      </w:pPr>
      <w:r w:rsidRPr="00D06763">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D06763">
        <w:rPr>
          <w:rFonts w:ascii="Times New Roman" w:hAnsi="Times New Roman" w:cs="Times New Roman"/>
          <w:color w:val="000000" w:themeColor="text1"/>
          <w:sz w:val="24"/>
          <w:szCs w:val="24"/>
        </w:rPr>
        <w:t xml:space="preserve">] </w:t>
      </w:r>
      <w:hyperlink r:id="rId25" w:anchor=":~:text=Nylon%20monofilaments%20have%20a%20lower,lower%20than%20that%20of%20water" w:history="1">
        <w:r w:rsidRPr="00D06763">
          <w:rPr>
            <w:rStyle w:val="Hyperlink"/>
            <w:rFonts w:ascii="Times New Roman" w:hAnsi="Times New Roman" w:cs="Times New Roman"/>
            <w:color w:val="000000" w:themeColor="text1"/>
            <w:sz w:val="24"/>
            <w:szCs w:val="24"/>
          </w:rPr>
          <w:t>https://www.gameandfishmag.com/editorial/which-fishing-line-is-right-for-you/363897#:~:text=Nylon%20monofilaments%20have%20a%20lower,lower%20than%20that%20of%20water</w:t>
        </w:r>
      </w:hyperlink>
      <w:r w:rsidRPr="00D06763">
        <w:rPr>
          <w:rFonts w:ascii="Times New Roman" w:hAnsi="Times New Roman" w:cs="Times New Roman"/>
          <w:color w:val="000000"/>
          <w:sz w:val="24"/>
          <w:szCs w:val="24"/>
        </w:rPr>
        <w:t xml:space="preserve"> </w:t>
      </w:r>
    </w:p>
    <w:p w14:paraId="4FE5CA28" w14:textId="7D65F812" w:rsidR="00982BE3" w:rsidRDefault="00D06763" w:rsidP="001846EA">
      <w:pPr>
        <w:spacing w:after="0"/>
        <w:rPr>
          <w:rFonts w:ascii="Times New Roman" w:hAnsi="Times New Roman" w:cs="Times New Roman"/>
          <w:color w:val="000000" w:themeColor="text1"/>
          <w:sz w:val="24"/>
          <w:szCs w:val="24"/>
        </w:rPr>
      </w:pPr>
      <w:r w:rsidRPr="00D06763">
        <w:rPr>
          <w:rFonts w:ascii="Times New Roman" w:hAnsi="Times New Roman" w:cs="Times New Roman"/>
          <w:sz w:val="24"/>
          <w:szCs w:val="24"/>
        </w:rPr>
        <w:t>[</w:t>
      </w:r>
      <w:r>
        <w:rPr>
          <w:rFonts w:ascii="Times New Roman" w:hAnsi="Times New Roman" w:cs="Times New Roman"/>
          <w:sz w:val="24"/>
          <w:szCs w:val="24"/>
        </w:rPr>
        <w:t>4</w:t>
      </w:r>
      <w:r w:rsidRPr="00D06763">
        <w:rPr>
          <w:rFonts w:ascii="Times New Roman" w:hAnsi="Times New Roman" w:cs="Times New Roman"/>
          <w:sz w:val="24"/>
          <w:szCs w:val="24"/>
        </w:rPr>
        <w:t xml:space="preserve">] </w:t>
      </w:r>
      <w:hyperlink r:id="rId26" w:anchor=":~:text=10%2Dpound%20monofilament%2C%20which%20is,008%20inches" w:history="1">
        <w:r w:rsidRPr="00D06763">
          <w:rPr>
            <w:rStyle w:val="Hyperlink"/>
            <w:rFonts w:ascii="Times New Roman" w:hAnsi="Times New Roman" w:cs="Times New Roman"/>
            <w:color w:val="000000" w:themeColor="text1"/>
            <w:sz w:val="24"/>
            <w:szCs w:val="24"/>
          </w:rPr>
          <w:t>https://www.wildlifedepartment.com/ooj/choosing-right-fishing-line#:~:text=10%2Dpound%20monofilament%2C%20which%20is,008%20inches</w:t>
        </w:r>
      </w:hyperlink>
    </w:p>
    <w:p w14:paraId="2CCA6946" w14:textId="4902BF83" w:rsidR="001846EA" w:rsidRPr="00AC62CC" w:rsidRDefault="001846EA" w:rsidP="00AC62CC">
      <w:pPr>
        <w:spacing w:after="0"/>
        <w:rPr>
          <w:rFonts w:ascii="Times New Roman" w:hAnsi="Times New Roman" w:cs="Times New Roman"/>
          <w:color w:val="000000" w:themeColor="text1"/>
          <w:sz w:val="24"/>
          <w:szCs w:val="24"/>
        </w:rPr>
      </w:pPr>
      <w:r w:rsidRPr="00AC62CC">
        <w:rPr>
          <w:rFonts w:ascii="Times New Roman" w:hAnsi="Times New Roman" w:cs="Times New Roman"/>
          <w:color w:val="000000" w:themeColor="text1"/>
          <w:sz w:val="24"/>
          <w:szCs w:val="24"/>
        </w:rPr>
        <w:t>[5]</w:t>
      </w:r>
      <w:r w:rsidRPr="00AC62CC">
        <w:rPr>
          <w:color w:val="000000" w:themeColor="text1"/>
        </w:rPr>
        <w:t xml:space="preserve"> </w:t>
      </w:r>
      <w:hyperlink r:id="rId27" w:history="1">
        <w:r w:rsidR="00AC62CC" w:rsidRPr="00AC62CC">
          <w:rPr>
            <w:rStyle w:val="Hyperlink"/>
            <w:rFonts w:ascii="Times New Roman" w:hAnsi="Times New Roman" w:cs="Times New Roman"/>
            <w:color w:val="000000" w:themeColor="text1"/>
            <w:sz w:val="24"/>
            <w:szCs w:val="24"/>
          </w:rPr>
          <w:t>https://pythonhosted.org/uncertainties/</w:t>
        </w:r>
      </w:hyperlink>
    </w:p>
    <w:p w14:paraId="2D52804D" w14:textId="442ECD10" w:rsidR="00AC62CC" w:rsidRPr="00D06763" w:rsidRDefault="00AC62CC" w:rsidP="00AC62CC">
      <w:pPr>
        <w:spacing w:after="0"/>
        <w:rPr>
          <w:rFonts w:ascii="Times New Roman" w:hAnsi="Times New Roman" w:cs="Times New Roman"/>
          <w:sz w:val="24"/>
          <w:szCs w:val="24"/>
        </w:rPr>
      </w:pPr>
      <w:r>
        <w:rPr>
          <w:rFonts w:ascii="Times New Roman" w:hAnsi="Times New Roman" w:cs="Times New Roman"/>
          <w:color w:val="000000" w:themeColor="text1"/>
          <w:sz w:val="24"/>
          <w:szCs w:val="24"/>
        </w:rPr>
        <w:t>[6] Bevington</w:t>
      </w:r>
    </w:p>
    <w:sectPr w:rsidR="00AC62CC" w:rsidRPr="00D067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imothy Gay" w:date="2023-02-11T13:20:00Z" w:initials="TG">
    <w:p w14:paraId="65407A40" w14:textId="77777777" w:rsidR="00F231B7" w:rsidRDefault="00F231B7" w:rsidP="00236BA1">
      <w:pPr>
        <w:pStyle w:val="CommentText"/>
      </w:pPr>
      <w:r>
        <w:rPr>
          <w:rStyle w:val="CommentReference"/>
        </w:rPr>
        <w:annotationRef/>
      </w:r>
      <w:r>
        <w:t>Try italicizing your figure caption text (but not the title: "Figure 1") and decide which you like better. Your grade won't be affected either way!</w:t>
      </w:r>
    </w:p>
  </w:comment>
  <w:comment w:id="10" w:author="Timothy Gay" w:date="2023-02-11T13:08:00Z" w:initials="TG">
    <w:p w14:paraId="502FA4B8" w14:textId="36455DC5" w:rsidR="009F46E8" w:rsidRDefault="009F46E8" w:rsidP="0095233E">
      <w:pPr>
        <w:pStyle w:val="CommentText"/>
      </w:pPr>
      <w:r>
        <w:rPr>
          <w:rStyle w:val="CommentReference"/>
        </w:rPr>
        <w:annotationRef/>
      </w:r>
      <w:r>
        <w:t>This formatting looks really good</w:t>
      </w:r>
    </w:p>
  </w:comment>
  <w:comment w:id="11" w:author="Timothy Gay" w:date="2023-02-11T13:09:00Z" w:initials="TG">
    <w:p w14:paraId="19A8EB2E" w14:textId="77777777" w:rsidR="005519BB" w:rsidRDefault="005519BB" w:rsidP="000F4CBD">
      <w:pPr>
        <w:pStyle w:val="CommentText"/>
      </w:pPr>
      <w:r>
        <w:rPr>
          <w:rStyle w:val="CommentReference"/>
        </w:rPr>
        <w:annotationRef/>
      </w:r>
      <w:r>
        <w:t>Note that the phase has been suppressed because your motion is cosinusoidal</w:t>
      </w:r>
    </w:p>
  </w:comment>
  <w:comment w:id="13" w:author="Timothy Gay" w:date="2023-02-11T13:12:00Z" w:initials="TG">
    <w:p w14:paraId="2FA07C32" w14:textId="77777777" w:rsidR="00D716FA" w:rsidRDefault="00D716FA" w:rsidP="00265F2A">
      <w:pPr>
        <w:pStyle w:val="CommentText"/>
      </w:pPr>
      <w:r>
        <w:rPr>
          <w:rStyle w:val="CommentReference"/>
        </w:rPr>
        <w:annotationRef/>
      </w:r>
      <w:r>
        <w:t>Write equations as text</w:t>
      </w:r>
    </w:p>
  </w:comment>
  <w:comment w:id="23" w:author="Timothy Gay" w:date="2023-02-11T13:13:00Z" w:initials="TG">
    <w:p w14:paraId="5D6D2A68" w14:textId="77777777" w:rsidR="005449A4" w:rsidRDefault="005449A4" w:rsidP="004D2836">
      <w:pPr>
        <w:pStyle w:val="CommentText"/>
      </w:pPr>
      <w:r>
        <w:rPr>
          <w:rStyle w:val="CommentReference"/>
        </w:rPr>
        <w:annotationRef/>
      </w:r>
      <w:r>
        <w:t>good</w:t>
      </w:r>
    </w:p>
  </w:comment>
  <w:comment w:id="24" w:author="Timothy Gay" w:date="2023-02-11T13:22:00Z" w:initials="TG">
    <w:p w14:paraId="7282FDA1" w14:textId="77777777" w:rsidR="00C459E8" w:rsidRDefault="00C459E8" w:rsidP="00B34904">
      <w:pPr>
        <w:pStyle w:val="CommentText"/>
      </w:pPr>
      <w:r>
        <w:rPr>
          <w:rStyle w:val="CommentReference"/>
        </w:rPr>
        <w:annotationRef/>
      </w:r>
      <w:r>
        <w:t>In general, you should try to keep figure caption font sizes all the same.  This would best be accomplished here by expanding Fig. 3 to full text width.</w:t>
      </w:r>
    </w:p>
  </w:comment>
  <w:comment w:id="25" w:author="Timothy Gay" w:date="2023-02-11T13:24:00Z" w:initials="TG">
    <w:p w14:paraId="4E57B35F" w14:textId="77777777" w:rsidR="00CD44A6" w:rsidRDefault="00CD44A6" w:rsidP="00856B7D">
      <w:pPr>
        <w:pStyle w:val="CommentText"/>
      </w:pPr>
      <w:r>
        <w:rPr>
          <w:rStyle w:val="CommentReference"/>
        </w:rPr>
        <w:annotationRef/>
      </w:r>
      <w:r>
        <w:t>In fig 5 etc, make the legends and axis labels about the same size as the figure caption font size. It's OK to have two different fonts here though.</w:t>
      </w:r>
    </w:p>
  </w:comment>
  <w:comment w:id="26" w:author="Timothy Gay" w:date="2023-02-11T13:28:00Z" w:initials="TG">
    <w:p w14:paraId="6CC2D851" w14:textId="77777777" w:rsidR="007B5B3D" w:rsidRDefault="007B5B3D" w:rsidP="0094701C">
      <w:pPr>
        <w:pStyle w:val="CommentText"/>
      </w:pPr>
      <w:r>
        <w:rPr>
          <w:rStyle w:val="CommentReference"/>
        </w:rPr>
        <w:annotationRef/>
      </w:r>
      <w:r>
        <w:t>Make sure you state clearly somewhere in the text what "Probability" in the tables means. Also - make sure you define Z in equation form.</w:t>
      </w:r>
    </w:p>
  </w:comment>
  <w:comment w:id="27" w:author="Timothy Gay" w:date="2023-02-11T13:30:00Z" w:initials="TG">
    <w:p w14:paraId="4CEC2005" w14:textId="77777777" w:rsidR="001A5D7E" w:rsidRDefault="001A5D7E" w:rsidP="00136B1E">
      <w:pPr>
        <w:pStyle w:val="CommentText"/>
      </w:pPr>
      <w:r>
        <w:rPr>
          <w:rStyle w:val="CommentReference"/>
        </w:rPr>
        <w:annotationRef/>
      </w:r>
      <w:r>
        <w:t>Histograms look good; maybe try to have the numerics on Figure 6 lie flat.</w:t>
      </w:r>
    </w:p>
  </w:comment>
  <w:comment w:id="28" w:author="Timothy Gay" w:date="2023-02-11T13:31:00Z" w:initials="TG">
    <w:p w14:paraId="5CAB0776" w14:textId="77777777" w:rsidR="004E5D65" w:rsidRDefault="004E5D65" w:rsidP="0086743A">
      <w:pPr>
        <w:pStyle w:val="CommentText"/>
      </w:pPr>
      <w:r>
        <w:rPr>
          <w:rStyle w:val="CommentReference"/>
        </w:rPr>
        <w:annotationRef/>
      </w:r>
      <w:r>
        <w:t>Need a figure caption for the anharmonicity graph; show the best fit as a solid line on it as well.</w:t>
      </w:r>
    </w:p>
  </w:comment>
  <w:comment w:id="29" w:author="Timothy Gay" w:date="2023-02-11T13:34:00Z" w:initials="TG">
    <w:p w14:paraId="505039F1" w14:textId="77777777" w:rsidR="00634664" w:rsidRDefault="00634664" w:rsidP="00EA0568">
      <w:pPr>
        <w:pStyle w:val="CommentText"/>
      </w:pPr>
      <w:r>
        <w:rPr>
          <w:rStyle w:val="CommentReference"/>
        </w:rPr>
        <w:annotationRef/>
      </w:r>
      <w:r>
        <w:t xml:space="preserve">Kill the top labels ("Angle vs Period") as well and put that information in the figure captions. "vs" should have a period after it and be italicized </w:t>
      </w:r>
    </w:p>
  </w:comment>
  <w:comment w:id="30" w:author="Timothy Gay" w:date="2023-02-11T13:36:00Z" w:initials="TG">
    <w:p w14:paraId="7AE49DD1" w14:textId="77777777" w:rsidR="00752B1F" w:rsidRDefault="00752B1F" w:rsidP="00A701D4">
      <w:pPr>
        <w:pStyle w:val="CommentText"/>
      </w:pPr>
      <w:r>
        <w:rPr>
          <w:rStyle w:val="CommentReference"/>
        </w:rPr>
        <w:annotationRef/>
      </w:r>
      <w:r>
        <w:t>Combine figures 11 and 12.  In all cases, the fits you show should be extended to the ordinate</w:t>
      </w:r>
    </w:p>
  </w:comment>
  <w:comment w:id="37" w:author="Timothy Gay" w:date="2023-02-11T13:38:00Z" w:initials="TG">
    <w:p w14:paraId="10D79CF8" w14:textId="77777777" w:rsidR="00F209DD" w:rsidRDefault="00F209DD" w:rsidP="006C073A">
      <w:pPr>
        <w:pStyle w:val="CommentText"/>
      </w:pPr>
      <w:r>
        <w:rPr>
          <w:rStyle w:val="CommentReference"/>
        </w:rPr>
        <w:annotationRef/>
      </w:r>
      <w:r>
        <w:t>All results should have the same number of S.F.s</w:t>
      </w:r>
    </w:p>
  </w:comment>
  <w:comment w:id="38" w:author="Timothy Gay" w:date="2023-02-11T13:39:00Z" w:initials="TG">
    <w:p w14:paraId="6696A62D" w14:textId="77777777" w:rsidR="00452FD3" w:rsidRDefault="00452FD3" w:rsidP="00A53D34">
      <w:pPr>
        <w:pStyle w:val="CommentText"/>
      </w:pPr>
      <w:r>
        <w:rPr>
          <w:rStyle w:val="CommentReference"/>
        </w:rPr>
        <w:annotationRef/>
      </w:r>
      <w:r>
        <w:t>Too much white space in the lower table - broaden it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07A40" w15:done="0"/>
  <w15:commentEx w15:paraId="502FA4B8" w15:done="0"/>
  <w15:commentEx w15:paraId="19A8EB2E" w15:done="0"/>
  <w15:commentEx w15:paraId="2FA07C32" w15:done="0"/>
  <w15:commentEx w15:paraId="5D6D2A68" w15:done="0"/>
  <w15:commentEx w15:paraId="7282FDA1" w15:done="0"/>
  <w15:commentEx w15:paraId="4E57B35F" w15:done="0"/>
  <w15:commentEx w15:paraId="6CC2D851" w15:done="0"/>
  <w15:commentEx w15:paraId="4CEC2005" w15:done="0"/>
  <w15:commentEx w15:paraId="5CAB0776" w15:done="0"/>
  <w15:commentEx w15:paraId="505039F1" w15:paraIdParent="5CAB0776" w15:done="0"/>
  <w15:commentEx w15:paraId="7AE49DD1" w15:done="0"/>
  <w15:commentEx w15:paraId="10D79CF8" w15:done="0"/>
  <w15:commentEx w15:paraId="6696A62D" w15:paraIdParent="10D79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14BB" w16cex:dateUtc="2023-02-11T19:20:00Z"/>
  <w16cex:commentExtensible w16cex:durableId="279211C0" w16cex:dateUtc="2023-02-11T19:08:00Z"/>
  <w16cex:commentExtensible w16cex:durableId="27921215" w16cex:dateUtc="2023-02-11T19:09:00Z"/>
  <w16cex:commentExtensible w16cex:durableId="279212A3" w16cex:dateUtc="2023-02-11T19:12:00Z"/>
  <w16cex:commentExtensible w16cex:durableId="279212F1" w16cex:dateUtc="2023-02-11T19:13:00Z"/>
  <w16cex:commentExtensible w16cex:durableId="27921525" w16cex:dateUtc="2023-02-11T19:22:00Z"/>
  <w16cex:commentExtensible w16cex:durableId="27921595" w16cex:dateUtc="2023-02-11T19:24:00Z"/>
  <w16cex:commentExtensible w16cex:durableId="27921681" w16cex:dateUtc="2023-02-11T19:28:00Z"/>
  <w16cex:commentExtensible w16cex:durableId="279216DD" w16cex:dateUtc="2023-02-11T19:30:00Z"/>
  <w16cex:commentExtensible w16cex:durableId="2792173F" w16cex:dateUtc="2023-02-11T19:31:00Z"/>
  <w16cex:commentExtensible w16cex:durableId="279217D8" w16cex:dateUtc="2023-02-11T19:34:00Z"/>
  <w16cex:commentExtensible w16cex:durableId="2792184D" w16cex:dateUtc="2023-02-11T19:36:00Z"/>
  <w16cex:commentExtensible w16cex:durableId="279218E8" w16cex:dateUtc="2023-02-11T19:38:00Z"/>
  <w16cex:commentExtensible w16cex:durableId="27921918" w16cex:dateUtc="2023-02-11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07A40" w16cid:durableId="279214BB"/>
  <w16cid:commentId w16cid:paraId="502FA4B8" w16cid:durableId="279211C0"/>
  <w16cid:commentId w16cid:paraId="19A8EB2E" w16cid:durableId="27921215"/>
  <w16cid:commentId w16cid:paraId="2FA07C32" w16cid:durableId="279212A3"/>
  <w16cid:commentId w16cid:paraId="5D6D2A68" w16cid:durableId="279212F1"/>
  <w16cid:commentId w16cid:paraId="7282FDA1" w16cid:durableId="27921525"/>
  <w16cid:commentId w16cid:paraId="4E57B35F" w16cid:durableId="27921595"/>
  <w16cid:commentId w16cid:paraId="6CC2D851" w16cid:durableId="27921681"/>
  <w16cid:commentId w16cid:paraId="4CEC2005" w16cid:durableId="279216DD"/>
  <w16cid:commentId w16cid:paraId="5CAB0776" w16cid:durableId="2792173F"/>
  <w16cid:commentId w16cid:paraId="505039F1" w16cid:durableId="279217D8"/>
  <w16cid:commentId w16cid:paraId="7AE49DD1" w16cid:durableId="2792184D"/>
  <w16cid:commentId w16cid:paraId="10D79CF8" w16cid:durableId="279218E8"/>
  <w16cid:commentId w16cid:paraId="6696A62D" w16cid:durableId="279219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607C" w14:textId="77777777" w:rsidR="0022026E" w:rsidRDefault="0022026E" w:rsidP="0010223A">
      <w:pPr>
        <w:spacing w:after="0" w:line="240" w:lineRule="auto"/>
      </w:pPr>
      <w:r>
        <w:separator/>
      </w:r>
    </w:p>
  </w:endnote>
  <w:endnote w:type="continuationSeparator" w:id="0">
    <w:p w14:paraId="6AD828DC" w14:textId="77777777" w:rsidR="0022026E" w:rsidRDefault="0022026E" w:rsidP="00102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5DC0" w14:textId="77777777" w:rsidR="0022026E" w:rsidRDefault="0022026E" w:rsidP="0010223A">
      <w:pPr>
        <w:spacing w:after="0" w:line="240" w:lineRule="auto"/>
      </w:pPr>
      <w:r>
        <w:separator/>
      </w:r>
    </w:p>
  </w:footnote>
  <w:footnote w:type="continuationSeparator" w:id="0">
    <w:p w14:paraId="74CE654C" w14:textId="77777777" w:rsidR="0022026E" w:rsidRDefault="0022026E" w:rsidP="0010223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thy Gay">
    <w15:presenceInfo w15:providerId="AD" w15:userId="S::tgay1@unl.edu::700abb1a-c5be-4484-b9de-c6cd89e31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778"/>
    <w:rsid w:val="00001AED"/>
    <w:rsid w:val="0000691B"/>
    <w:rsid w:val="0001220E"/>
    <w:rsid w:val="00013155"/>
    <w:rsid w:val="000213E7"/>
    <w:rsid w:val="0002194A"/>
    <w:rsid w:val="00024CAF"/>
    <w:rsid w:val="00043800"/>
    <w:rsid w:val="00051388"/>
    <w:rsid w:val="00057155"/>
    <w:rsid w:val="00062939"/>
    <w:rsid w:val="00066F94"/>
    <w:rsid w:val="00070BE1"/>
    <w:rsid w:val="000716EE"/>
    <w:rsid w:val="0008233B"/>
    <w:rsid w:val="000823E3"/>
    <w:rsid w:val="00082636"/>
    <w:rsid w:val="000857ED"/>
    <w:rsid w:val="00085D65"/>
    <w:rsid w:val="0009038C"/>
    <w:rsid w:val="000A0C2F"/>
    <w:rsid w:val="000B4F7C"/>
    <w:rsid w:val="000C5662"/>
    <w:rsid w:val="000E65C3"/>
    <w:rsid w:val="000E7858"/>
    <w:rsid w:val="000F3B18"/>
    <w:rsid w:val="000F4788"/>
    <w:rsid w:val="0010223A"/>
    <w:rsid w:val="00102AE3"/>
    <w:rsid w:val="00107070"/>
    <w:rsid w:val="001167FD"/>
    <w:rsid w:val="0013040A"/>
    <w:rsid w:val="0016464A"/>
    <w:rsid w:val="0016606E"/>
    <w:rsid w:val="001846EA"/>
    <w:rsid w:val="00186512"/>
    <w:rsid w:val="001869FC"/>
    <w:rsid w:val="001A5D7E"/>
    <w:rsid w:val="001A7CF3"/>
    <w:rsid w:val="001B41CC"/>
    <w:rsid w:val="001B4BC8"/>
    <w:rsid w:val="001C3174"/>
    <w:rsid w:val="001C38AF"/>
    <w:rsid w:val="001D5256"/>
    <w:rsid w:val="001D594A"/>
    <w:rsid w:val="001E252C"/>
    <w:rsid w:val="001E269E"/>
    <w:rsid w:val="001E31B9"/>
    <w:rsid w:val="001E34FD"/>
    <w:rsid w:val="001E5156"/>
    <w:rsid w:val="001E6FA3"/>
    <w:rsid w:val="001F015B"/>
    <w:rsid w:val="001F1594"/>
    <w:rsid w:val="001F1EBC"/>
    <w:rsid w:val="001F4B64"/>
    <w:rsid w:val="00203634"/>
    <w:rsid w:val="00212B3E"/>
    <w:rsid w:val="00215DBA"/>
    <w:rsid w:val="0022026E"/>
    <w:rsid w:val="00225100"/>
    <w:rsid w:val="00225261"/>
    <w:rsid w:val="00234CE3"/>
    <w:rsid w:val="002371BE"/>
    <w:rsid w:val="00262FF0"/>
    <w:rsid w:val="002636BA"/>
    <w:rsid w:val="002668D9"/>
    <w:rsid w:val="00266B31"/>
    <w:rsid w:val="00267850"/>
    <w:rsid w:val="0027424A"/>
    <w:rsid w:val="00276015"/>
    <w:rsid w:val="002850EF"/>
    <w:rsid w:val="00287126"/>
    <w:rsid w:val="00290ED1"/>
    <w:rsid w:val="00295481"/>
    <w:rsid w:val="002B1FD5"/>
    <w:rsid w:val="002B3C81"/>
    <w:rsid w:val="002C0B81"/>
    <w:rsid w:val="002C0D09"/>
    <w:rsid w:val="002C4FAD"/>
    <w:rsid w:val="002D07D4"/>
    <w:rsid w:val="002D71D5"/>
    <w:rsid w:val="002E0B2A"/>
    <w:rsid w:val="003035EF"/>
    <w:rsid w:val="00305852"/>
    <w:rsid w:val="00307F3E"/>
    <w:rsid w:val="003108A0"/>
    <w:rsid w:val="00331FDB"/>
    <w:rsid w:val="00341A8E"/>
    <w:rsid w:val="00357681"/>
    <w:rsid w:val="00373906"/>
    <w:rsid w:val="00377325"/>
    <w:rsid w:val="00380608"/>
    <w:rsid w:val="00382AC2"/>
    <w:rsid w:val="003A499C"/>
    <w:rsid w:val="003A6347"/>
    <w:rsid w:val="003B1B5D"/>
    <w:rsid w:val="003B2CBC"/>
    <w:rsid w:val="003C2B04"/>
    <w:rsid w:val="003D11C5"/>
    <w:rsid w:val="003F038A"/>
    <w:rsid w:val="003F21EE"/>
    <w:rsid w:val="003F28E7"/>
    <w:rsid w:val="003F709C"/>
    <w:rsid w:val="00400D8D"/>
    <w:rsid w:val="00403573"/>
    <w:rsid w:val="00403E8F"/>
    <w:rsid w:val="0042169E"/>
    <w:rsid w:val="004266B8"/>
    <w:rsid w:val="004313DC"/>
    <w:rsid w:val="00440EED"/>
    <w:rsid w:val="00452FD3"/>
    <w:rsid w:val="004545B8"/>
    <w:rsid w:val="00454EDB"/>
    <w:rsid w:val="00455019"/>
    <w:rsid w:val="004605A8"/>
    <w:rsid w:val="00465B43"/>
    <w:rsid w:val="00466120"/>
    <w:rsid w:val="004779A1"/>
    <w:rsid w:val="004C27B3"/>
    <w:rsid w:val="004C5AA2"/>
    <w:rsid w:val="004C61A7"/>
    <w:rsid w:val="004D187B"/>
    <w:rsid w:val="004E5D65"/>
    <w:rsid w:val="004F5CD2"/>
    <w:rsid w:val="00504A4F"/>
    <w:rsid w:val="00505CD1"/>
    <w:rsid w:val="0051530E"/>
    <w:rsid w:val="005179B0"/>
    <w:rsid w:val="0052691B"/>
    <w:rsid w:val="0053049E"/>
    <w:rsid w:val="00532253"/>
    <w:rsid w:val="00535637"/>
    <w:rsid w:val="00544296"/>
    <w:rsid w:val="005449A4"/>
    <w:rsid w:val="00546170"/>
    <w:rsid w:val="005469BC"/>
    <w:rsid w:val="00551587"/>
    <w:rsid w:val="00551636"/>
    <w:rsid w:val="005519BB"/>
    <w:rsid w:val="00551F00"/>
    <w:rsid w:val="00553053"/>
    <w:rsid w:val="005713AA"/>
    <w:rsid w:val="00572DE5"/>
    <w:rsid w:val="00581C8C"/>
    <w:rsid w:val="00594670"/>
    <w:rsid w:val="005B0AF4"/>
    <w:rsid w:val="005B593A"/>
    <w:rsid w:val="005B5B06"/>
    <w:rsid w:val="005C76A9"/>
    <w:rsid w:val="005E2037"/>
    <w:rsid w:val="005E309F"/>
    <w:rsid w:val="005E6E16"/>
    <w:rsid w:val="005F3C17"/>
    <w:rsid w:val="005F6F94"/>
    <w:rsid w:val="006113C2"/>
    <w:rsid w:val="006118A4"/>
    <w:rsid w:val="00615D85"/>
    <w:rsid w:val="006175EC"/>
    <w:rsid w:val="00617EB2"/>
    <w:rsid w:val="0062491D"/>
    <w:rsid w:val="00634068"/>
    <w:rsid w:val="00634387"/>
    <w:rsid w:val="00634664"/>
    <w:rsid w:val="00640839"/>
    <w:rsid w:val="00643148"/>
    <w:rsid w:val="006474EE"/>
    <w:rsid w:val="00651188"/>
    <w:rsid w:val="00666AD0"/>
    <w:rsid w:val="00681CF4"/>
    <w:rsid w:val="00697805"/>
    <w:rsid w:val="006A3FE5"/>
    <w:rsid w:val="006B137C"/>
    <w:rsid w:val="006B33FB"/>
    <w:rsid w:val="006C3C77"/>
    <w:rsid w:val="006D5058"/>
    <w:rsid w:val="006D6815"/>
    <w:rsid w:val="006D6F94"/>
    <w:rsid w:val="006E3115"/>
    <w:rsid w:val="006F7CB3"/>
    <w:rsid w:val="00700EC1"/>
    <w:rsid w:val="00705B65"/>
    <w:rsid w:val="007171C7"/>
    <w:rsid w:val="0072307F"/>
    <w:rsid w:val="00727C35"/>
    <w:rsid w:val="00752B1F"/>
    <w:rsid w:val="0076461B"/>
    <w:rsid w:val="0079291A"/>
    <w:rsid w:val="00793B0E"/>
    <w:rsid w:val="007A6419"/>
    <w:rsid w:val="007B3722"/>
    <w:rsid w:val="007B5B3D"/>
    <w:rsid w:val="007D01B7"/>
    <w:rsid w:val="007D5403"/>
    <w:rsid w:val="007E6BBA"/>
    <w:rsid w:val="0081443F"/>
    <w:rsid w:val="00832A1E"/>
    <w:rsid w:val="00836764"/>
    <w:rsid w:val="008410EC"/>
    <w:rsid w:val="00843F92"/>
    <w:rsid w:val="00847D93"/>
    <w:rsid w:val="008606C9"/>
    <w:rsid w:val="008663FF"/>
    <w:rsid w:val="00870F18"/>
    <w:rsid w:val="00877682"/>
    <w:rsid w:val="00877D00"/>
    <w:rsid w:val="00881A25"/>
    <w:rsid w:val="00885778"/>
    <w:rsid w:val="00887B1A"/>
    <w:rsid w:val="00892104"/>
    <w:rsid w:val="0089287D"/>
    <w:rsid w:val="00893EA0"/>
    <w:rsid w:val="008C1E62"/>
    <w:rsid w:val="008C6EC1"/>
    <w:rsid w:val="008D1482"/>
    <w:rsid w:val="008D4BF7"/>
    <w:rsid w:val="008D67A6"/>
    <w:rsid w:val="008F559B"/>
    <w:rsid w:val="008F5ABC"/>
    <w:rsid w:val="008F5B25"/>
    <w:rsid w:val="0090790F"/>
    <w:rsid w:val="009348B6"/>
    <w:rsid w:val="00934B49"/>
    <w:rsid w:val="009469D5"/>
    <w:rsid w:val="00946D3D"/>
    <w:rsid w:val="009470FC"/>
    <w:rsid w:val="009514D6"/>
    <w:rsid w:val="0095687D"/>
    <w:rsid w:val="00961F15"/>
    <w:rsid w:val="00964124"/>
    <w:rsid w:val="00965923"/>
    <w:rsid w:val="0096611A"/>
    <w:rsid w:val="00971906"/>
    <w:rsid w:val="0097428A"/>
    <w:rsid w:val="00976D4B"/>
    <w:rsid w:val="0098026D"/>
    <w:rsid w:val="00982BE3"/>
    <w:rsid w:val="009845FC"/>
    <w:rsid w:val="00994632"/>
    <w:rsid w:val="009A3C94"/>
    <w:rsid w:val="009A4941"/>
    <w:rsid w:val="009A5E6C"/>
    <w:rsid w:val="009B0D93"/>
    <w:rsid w:val="009B31AF"/>
    <w:rsid w:val="009C054F"/>
    <w:rsid w:val="009C1579"/>
    <w:rsid w:val="009F46E8"/>
    <w:rsid w:val="009F4DA4"/>
    <w:rsid w:val="00A0578E"/>
    <w:rsid w:val="00A07BA8"/>
    <w:rsid w:val="00A13249"/>
    <w:rsid w:val="00A13C5C"/>
    <w:rsid w:val="00A15D86"/>
    <w:rsid w:val="00A203B5"/>
    <w:rsid w:val="00A232C9"/>
    <w:rsid w:val="00A23D59"/>
    <w:rsid w:val="00A37894"/>
    <w:rsid w:val="00A5136E"/>
    <w:rsid w:val="00A61534"/>
    <w:rsid w:val="00A657D8"/>
    <w:rsid w:val="00A72F83"/>
    <w:rsid w:val="00A771EF"/>
    <w:rsid w:val="00A77C93"/>
    <w:rsid w:val="00A817AC"/>
    <w:rsid w:val="00A84CEE"/>
    <w:rsid w:val="00A856FD"/>
    <w:rsid w:val="00AA2C1C"/>
    <w:rsid w:val="00AB1054"/>
    <w:rsid w:val="00AB3973"/>
    <w:rsid w:val="00AC1DC9"/>
    <w:rsid w:val="00AC51C8"/>
    <w:rsid w:val="00AC62CC"/>
    <w:rsid w:val="00AD22F2"/>
    <w:rsid w:val="00AD2C25"/>
    <w:rsid w:val="00AD3A3C"/>
    <w:rsid w:val="00AD67EB"/>
    <w:rsid w:val="00AF2A02"/>
    <w:rsid w:val="00B16EBC"/>
    <w:rsid w:val="00B35BF1"/>
    <w:rsid w:val="00B43DB8"/>
    <w:rsid w:val="00B50629"/>
    <w:rsid w:val="00B5473B"/>
    <w:rsid w:val="00B567CD"/>
    <w:rsid w:val="00B61AD9"/>
    <w:rsid w:val="00B63368"/>
    <w:rsid w:val="00B70FA5"/>
    <w:rsid w:val="00B71D88"/>
    <w:rsid w:val="00B76393"/>
    <w:rsid w:val="00B8545D"/>
    <w:rsid w:val="00B94103"/>
    <w:rsid w:val="00B94816"/>
    <w:rsid w:val="00B95367"/>
    <w:rsid w:val="00B968BA"/>
    <w:rsid w:val="00BA249B"/>
    <w:rsid w:val="00BA35D5"/>
    <w:rsid w:val="00BA59C9"/>
    <w:rsid w:val="00BA5D9C"/>
    <w:rsid w:val="00BB39E2"/>
    <w:rsid w:val="00BB3C87"/>
    <w:rsid w:val="00BC257F"/>
    <w:rsid w:val="00BC4B50"/>
    <w:rsid w:val="00BE21C5"/>
    <w:rsid w:val="00BE358B"/>
    <w:rsid w:val="00BF064E"/>
    <w:rsid w:val="00BF0FD5"/>
    <w:rsid w:val="00C00AE3"/>
    <w:rsid w:val="00C02ADE"/>
    <w:rsid w:val="00C05F21"/>
    <w:rsid w:val="00C05F5D"/>
    <w:rsid w:val="00C20766"/>
    <w:rsid w:val="00C211DF"/>
    <w:rsid w:val="00C23F7E"/>
    <w:rsid w:val="00C27286"/>
    <w:rsid w:val="00C368DE"/>
    <w:rsid w:val="00C40C7B"/>
    <w:rsid w:val="00C416F2"/>
    <w:rsid w:val="00C41ABE"/>
    <w:rsid w:val="00C459E8"/>
    <w:rsid w:val="00C465B6"/>
    <w:rsid w:val="00C515A3"/>
    <w:rsid w:val="00C567B6"/>
    <w:rsid w:val="00C5698B"/>
    <w:rsid w:val="00C73142"/>
    <w:rsid w:val="00C752F6"/>
    <w:rsid w:val="00C76329"/>
    <w:rsid w:val="00C806F8"/>
    <w:rsid w:val="00C81335"/>
    <w:rsid w:val="00C825F7"/>
    <w:rsid w:val="00C84CDB"/>
    <w:rsid w:val="00C863E3"/>
    <w:rsid w:val="00CA35D1"/>
    <w:rsid w:val="00CB310F"/>
    <w:rsid w:val="00CC27E4"/>
    <w:rsid w:val="00CC559E"/>
    <w:rsid w:val="00CD2194"/>
    <w:rsid w:val="00CD44A6"/>
    <w:rsid w:val="00CE0761"/>
    <w:rsid w:val="00CE2FCB"/>
    <w:rsid w:val="00D00AD7"/>
    <w:rsid w:val="00D06763"/>
    <w:rsid w:val="00D11496"/>
    <w:rsid w:val="00D44196"/>
    <w:rsid w:val="00D4537C"/>
    <w:rsid w:val="00D5001A"/>
    <w:rsid w:val="00D60680"/>
    <w:rsid w:val="00D6090A"/>
    <w:rsid w:val="00D716FA"/>
    <w:rsid w:val="00D731F2"/>
    <w:rsid w:val="00D94ACF"/>
    <w:rsid w:val="00DA087D"/>
    <w:rsid w:val="00DA63E3"/>
    <w:rsid w:val="00DB450B"/>
    <w:rsid w:val="00DB61EE"/>
    <w:rsid w:val="00DB7199"/>
    <w:rsid w:val="00DC50CC"/>
    <w:rsid w:val="00DD32DB"/>
    <w:rsid w:val="00DE080E"/>
    <w:rsid w:val="00DE1217"/>
    <w:rsid w:val="00DF114B"/>
    <w:rsid w:val="00DF5601"/>
    <w:rsid w:val="00E06002"/>
    <w:rsid w:val="00E14744"/>
    <w:rsid w:val="00E16C0B"/>
    <w:rsid w:val="00E17369"/>
    <w:rsid w:val="00E243C1"/>
    <w:rsid w:val="00E26132"/>
    <w:rsid w:val="00E268F1"/>
    <w:rsid w:val="00E46499"/>
    <w:rsid w:val="00E53EF3"/>
    <w:rsid w:val="00E5527B"/>
    <w:rsid w:val="00E56D6E"/>
    <w:rsid w:val="00E62E36"/>
    <w:rsid w:val="00E676CD"/>
    <w:rsid w:val="00E750C0"/>
    <w:rsid w:val="00E7646B"/>
    <w:rsid w:val="00E936C9"/>
    <w:rsid w:val="00E9429A"/>
    <w:rsid w:val="00EA2185"/>
    <w:rsid w:val="00EB4776"/>
    <w:rsid w:val="00EC43C1"/>
    <w:rsid w:val="00EC5215"/>
    <w:rsid w:val="00EC6916"/>
    <w:rsid w:val="00ED4732"/>
    <w:rsid w:val="00ED6D07"/>
    <w:rsid w:val="00EE04B2"/>
    <w:rsid w:val="00EE0736"/>
    <w:rsid w:val="00EE0A50"/>
    <w:rsid w:val="00EE6CC0"/>
    <w:rsid w:val="00EF2373"/>
    <w:rsid w:val="00F03F41"/>
    <w:rsid w:val="00F209DD"/>
    <w:rsid w:val="00F231B7"/>
    <w:rsid w:val="00F32FDE"/>
    <w:rsid w:val="00F411F4"/>
    <w:rsid w:val="00F56DF7"/>
    <w:rsid w:val="00F578DE"/>
    <w:rsid w:val="00F60299"/>
    <w:rsid w:val="00F63EF5"/>
    <w:rsid w:val="00F808E0"/>
    <w:rsid w:val="00F925A5"/>
    <w:rsid w:val="00FB6E79"/>
    <w:rsid w:val="00FC2240"/>
    <w:rsid w:val="00FC7DED"/>
    <w:rsid w:val="00FD436C"/>
    <w:rsid w:val="00FD4510"/>
    <w:rsid w:val="00FD7A8D"/>
    <w:rsid w:val="00FE5B3F"/>
    <w:rsid w:val="00FF28B8"/>
    <w:rsid w:val="00FF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313E7"/>
  <w15:chartTrackingRefBased/>
  <w15:docId w15:val="{C270C1AF-7375-48FE-96E6-E8083508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5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25F7"/>
    <w:rPr>
      <w:color w:val="0000FF"/>
      <w:u w:val="single"/>
    </w:rPr>
  </w:style>
  <w:style w:type="table" w:styleId="TableGrid">
    <w:name w:val="Table Grid"/>
    <w:basedOn w:val="TableNormal"/>
    <w:uiPriority w:val="39"/>
    <w:rsid w:val="00C8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3722"/>
    <w:rPr>
      <w:color w:val="808080"/>
    </w:rPr>
  </w:style>
  <w:style w:type="paragraph" w:styleId="Header">
    <w:name w:val="header"/>
    <w:basedOn w:val="Normal"/>
    <w:link w:val="HeaderChar"/>
    <w:uiPriority w:val="99"/>
    <w:unhideWhenUsed/>
    <w:rsid w:val="00102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23A"/>
  </w:style>
  <w:style w:type="paragraph" w:styleId="Footer">
    <w:name w:val="footer"/>
    <w:basedOn w:val="Normal"/>
    <w:link w:val="FooterChar"/>
    <w:uiPriority w:val="99"/>
    <w:unhideWhenUsed/>
    <w:rsid w:val="00102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23A"/>
  </w:style>
  <w:style w:type="character" w:styleId="UnresolvedMention">
    <w:name w:val="Unresolved Mention"/>
    <w:basedOn w:val="DefaultParagraphFont"/>
    <w:uiPriority w:val="99"/>
    <w:semiHidden/>
    <w:unhideWhenUsed/>
    <w:rsid w:val="001E31B9"/>
    <w:rPr>
      <w:color w:val="605E5C"/>
      <w:shd w:val="clear" w:color="auto" w:fill="E1DFDD"/>
    </w:rPr>
  </w:style>
  <w:style w:type="character" w:styleId="FollowedHyperlink">
    <w:name w:val="FollowedHyperlink"/>
    <w:basedOn w:val="DefaultParagraphFont"/>
    <w:uiPriority w:val="99"/>
    <w:semiHidden/>
    <w:unhideWhenUsed/>
    <w:rsid w:val="00DA63E3"/>
    <w:rPr>
      <w:color w:val="954F72" w:themeColor="followedHyperlink"/>
      <w:u w:val="single"/>
    </w:rPr>
  </w:style>
  <w:style w:type="paragraph" w:styleId="Revision">
    <w:name w:val="Revision"/>
    <w:hidden/>
    <w:uiPriority w:val="99"/>
    <w:semiHidden/>
    <w:rsid w:val="00D94ACF"/>
    <w:pPr>
      <w:spacing w:after="0" w:line="240" w:lineRule="auto"/>
    </w:pPr>
  </w:style>
  <w:style w:type="character" w:styleId="CommentReference">
    <w:name w:val="annotation reference"/>
    <w:basedOn w:val="DefaultParagraphFont"/>
    <w:uiPriority w:val="99"/>
    <w:semiHidden/>
    <w:unhideWhenUsed/>
    <w:rsid w:val="009F46E8"/>
    <w:rPr>
      <w:sz w:val="16"/>
      <w:szCs w:val="16"/>
    </w:rPr>
  </w:style>
  <w:style w:type="paragraph" w:styleId="CommentText">
    <w:name w:val="annotation text"/>
    <w:basedOn w:val="Normal"/>
    <w:link w:val="CommentTextChar"/>
    <w:uiPriority w:val="99"/>
    <w:unhideWhenUsed/>
    <w:rsid w:val="009F46E8"/>
    <w:pPr>
      <w:spacing w:line="240" w:lineRule="auto"/>
    </w:pPr>
    <w:rPr>
      <w:sz w:val="20"/>
      <w:szCs w:val="20"/>
    </w:rPr>
  </w:style>
  <w:style w:type="character" w:customStyle="1" w:styleId="CommentTextChar">
    <w:name w:val="Comment Text Char"/>
    <w:basedOn w:val="DefaultParagraphFont"/>
    <w:link w:val="CommentText"/>
    <w:uiPriority w:val="99"/>
    <w:rsid w:val="009F46E8"/>
    <w:rPr>
      <w:sz w:val="20"/>
      <w:szCs w:val="20"/>
    </w:rPr>
  </w:style>
  <w:style w:type="paragraph" w:styleId="CommentSubject">
    <w:name w:val="annotation subject"/>
    <w:basedOn w:val="CommentText"/>
    <w:next w:val="CommentText"/>
    <w:link w:val="CommentSubjectChar"/>
    <w:uiPriority w:val="99"/>
    <w:semiHidden/>
    <w:unhideWhenUsed/>
    <w:rsid w:val="009F46E8"/>
    <w:rPr>
      <w:b/>
      <w:bCs/>
    </w:rPr>
  </w:style>
  <w:style w:type="character" w:customStyle="1" w:styleId="CommentSubjectChar">
    <w:name w:val="Comment Subject Char"/>
    <w:basedOn w:val="CommentTextChar"/>
    <w:link w:val="CommentSubject"/>
    <w:uiPriority w:val="99"/>
    <w:semiHidden/>
    <w:rsid w:val="009F46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4394">
      <w:bodyDiv w:val="1"/>
      <w:marLeft w:val="0"/>
      <w:marRight w:val="0"/>
      <w:marTop w:val="0"/>
      <w:marBottom w:val="0"/>
      <w:divBdr>
        <w:top w:val="none" w:sz="0" w:space="0" w:color="auto"/>
        <w:left w:val="none" w:sz="0" w:space="0" w:color="auto"/>
        <w:bottom w:val="none" w:sz="0" w:space="0" w:color="auto"/>
        <w:right w:val="none" w:sz="0" w:space="0" w:color="auto"/>
      </w:divBdr>
    </w:div>
    <w:div w:id="411856822">
      <w:bodyDiv w:val="1"/>
      <w:marLeft w:val="0"/>
      <w:marRight w:val="0"/>
      <w:marTop w:val="0"/>
      <w:marBottom w:val="0"/>
      <w:divBdr>
        <w:top w:val="none" w:sz="0" w:space="0" w:color="auto"/>
        <w:left w:val="none" w:sz="0" w:space="0" w:color="auto"/>
        <w:bottom w:val="none" w:sz="0" w:space="0" w:color="auto"/>
        <w:right w:val="none" w:sz="0" w:space="0" w:color="auto"/>
      </w:divBdr>
    </w:div>
    <w:div w:id="428818620">
      <w:bodyDiv w:val="1"/>
      <w:marLeft w:val="0"/>
      <w:marRight w:val="0"/>
      <w:marTop w:val="0"/>
      <w:marBottom w:val="0"/>
      <w:divBdr>
        <w:top w:val="none" w:sz="0" w:space="0" w:color="auto"/>
        <w:left w:val="none" w:sz="0" w:space="0" w:color="auto"/>
        <w:bottom w:val="none" w:sz="0" w:space="0" w:color="auto"/>
        <w:right w:val="none" w:sz="0" w:space="0" w:color="auto"/>
      </w:divBdr>
    </w:div>
    <w:div w:id="469900893">
      <w:bodyDiv w:val="1"/>
      <w:marLeft w:val="0"/>
      <w:marRight w:val="0"/>
      <w:marTop w:val="0"/>
      <w:marBottom w:val="0"/>
      <w:divBdr>
        <w:top w:val="none" w:sz="0" w:space="0" w:color="auto"/>
        <w:left w:val="none" w:sz="0" w:space="0" w:color="auto"/>
        <w:bottom w:val="none" w:sz="0" w:space="0" w:color="auto"/>
        <w:right w:val="none" w:sz="0" w:space="0" w:color="auto"/>
      </w:divBdr>
    </w:div>
    <w:div w:id="1085495488">
      <w:bodyDiv w:val="1"/>
      <w:marLeft w:val="0"/>
      <w:marRight w:val="0"/>
      <w:marTop w:val="0"/>
      <w:marBottom w:val="0"/>
      <w:divBdr>
        <w:top w:val="none" w:sz="0" w:space="0" w:color="auto"/>
        <w:left w:val="none" w:sz="0" w:space="0" w:color="auto"/>
        <w:bottom w:val="none" w:sz="0" w:space="0" w:color="auto"/>
        <w:right w:val="none" w:sz="0" w:space="0" w:color="auto"/>
      </w:divBdr>
    </w:div>
    <w:div w:id="189072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ildlifedepartment.com/ooj/choosing-right-fishing-line" TargetMode="Externa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ameandfishmag.com/editorial/which-fishing-line-is-right-for-you/363897"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www.wolframalpha.com/widgets/view.jsp?id=e856809e0d522d3153e2e7e8ec263bf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britannica.com/technology/pendulum"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hyperlink" Target="https://pythonhosted.org/uncertainties/"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yash\Desktop\442\442%20pendulum%20la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ash\Desktop\442\442%20pendulum%20la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yash\Desktop\442\442%20pendulum%20la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Angle vs Period</a:t>
            </a:r>
          </a:p>
        </c:rich>
      </c:tx>
      <c:layout>
        <c:manualLayout>
          <c:xMode val="edge"/>
          <c:yMode val="edge"/>
          <c:x val="0.4049494732557756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24857906747671E-2"/>
          <c:y val="0.10811964830926747"/>
          <c:w val="0.87604512722622963"/>
          <c:h val="0.76244875002869539"/>
        </c:manualLayout>
      </c:layout>
      <c:scatterChart>
        <c:scatterStyle val="lineMarker"/>
        <c:varyColors val="0"/>
        <c:ser>
          <c:idx val="0"/>
          <c:order val="0"/>
          <c:spPr>
            <a:ln w="19050" cap="rnd">
              <a:noFill/>
              <a:round/>
            </a:ln>
            <a:effectLst/>
          </c:spPr>
          <c:marker>
            <c:symbol val="circle"/>
            <c:size val="5"/>
            <c:spPr>
              <a:solidFill>
                <a:schemeClr val="accent6"/>
              </a:solidFill>
              <a:ln w="9525">
                <a:solidFill>
                  <a:schemeClr val="accent6"/>
                </a:solidFill>
              </a:ln>
              <a:effectLst/>
            </c:spPr>
          </c:marker>
          <c:errBars>
            <c:errDir val="x"/>
            <c:errBarType val="both"/>
            <c:errValType val="cust"/>
            <c:noEndCap val="0"/>
            <c:plus>
              <c:numRef>
                <c:f>'A dependence'!$J$14:$J$19</c:f>
                <c:numCache>
                  <c:formatCode>General</c:formatCode>
                  <c:ptCount val="6"/>
                  <c:pt idx="0">
                    <c:v>3</c:v>
                  </c:pt>
                  <c:pt idx="1">
                    <c:v>3</c:v>
                  </c:pt>
                  <c:pt idx="2">
                    <c:v>2.25</c:v>
                  </c:pt>
                  <c:pt idx="3">
                    <c:v>1</c:v>
                  </c:pt>
                  <c:pt idx="4">
                    <c:v>0.75</c:v>
                  </c:pt>
                  <c:pt idx="5">
                    <c:v>0.5</c:v>
                  </c:pt>
                </c:numCache>
              </c:numRef>
            </c:plus>
            <c:minus>
              <c:numRef>
                <c:f>'A dependence'!$J$14:$J$19</c:f>
                <c:numCache>
                  <c:formatCode>General</c:formatCode>
                  <c:ptCount val="6"/>
                  <c:pt idx="0">
                    <c:v>3</c:v>
                  </c:pt>
                  <c:pt idx="1">
                    <c:v>3</c:v>
                  </c:pt>
                  <c:pt idx="2">
                    <c:v>2.25</c:v>
                  </c:pt>
                  <c:pt idx="3">
                    <c:v>1</c:v>
                  </c:pt>
                  <c:pt idx="4">
                    <c:v>0.75</c:v>
                  </c:pt>
                  <c:pt idx="5">
                    <c:v>0.5</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'A dependence'!$K$14:$K$19</c:f>
                <c:numCache>
                  <c:formatCode>General</c:formatCode>
                  <c:ptCount val="6"/>
                  <c:pt idx="0">
                    <c:v>8.3102346537267079E-3</c:v>
                  </c:pt>
                  <c:pt idx="1">
                    <c:v>7.6354436675284704E-3</c:v>
                  </c:pt>
                  <c:pt idx="2">
                    <c:v>5.6833088953531048E-3</c:v>
                  </c:pt>
                  <c:pt idx="3">
                    <c:v>1.5937377450510007E-3</c:v>
                  </c:pt>
                  <c:pt idx="4">
                    <c:v>4.6324939287602264E-3</c:v>
                  </c:pt>
                  <c:pt idx="5">
                    <c:v>5.6621550667568157E-3</c:v>
                  </c:pt>
                </c:numCache>
              </c:numRef>
            </c:plus>
            <c:minus>
              <c:numRef>
                <c:f>'A dependence'!$K$14:$K$19</c:f>
                <c:numCache>
                  <c:formatCode>General</c:formatCode>
                  <c:ptCount val="6"/>
                  <c:pt idx="0">
                    <c:v>8.3102346537267079E-3</c:v>
                  </c:pt>
                  <c:pt idx="1">
                    <c:v>7.6354436675284704E-3</c:v>
                  </c:pt>
                  <c:pt idx="2">
                    <c:v>5.6833088953531048E-3</c:v>
                  </c:pt>
                  <c:pt idx="3">
                    <c:v>1.5937377450510007E-3</c:v>
                  </c:pt>
                  <c:pt idx="4">
                    <c:v>4.6324939287602264E-3</c:v>
                  </c:pt>
                  <c:pt idx="5">
                    <c:v>5.6621550667568157E-3</c:v>
                  </c:pt>
                </c:numCache>
              </c:numRef>
            </c:minus>
            <c:spPr>
              <a:noFill/>
              <a:ln w="9525" cap="flat" cmpd="sng" algn="ctr">
                <a:solidFill>
                  <a:schemeClr val="tx1">
                    <a:lumMod val="65000"/>
                    <a:lumOff val="35000"/>
                  </a:schemeClr>
                </a:solidFill>
                <a:round/>
              </a:ln>
              <a:effectLst/>
            </c:spPr>
          </c:errBars>
          <c:xVal>
            <c:numRef>
              <c:f>'A dependence'!$H$14:$H$19</c:f>
              <c:numCache>
                <c:formatCode>General</c:formatCode>
                <c:ptCount val="6"/>
                <c:pt idx="0">
                  <c:v>57</c:v>
                </c:pt>
                <c:pt idx="1">
                  <c:v>52</c:v>
                </c:pt>
                <c:pt idx="2">
                  <c:v>42.75</c:v>
                </c:pt>
                <c:pt idx="3">
                  <c:v>34</c:v>
                </c:pt>
                <c:pt idx="4">
                  <c:v>24.25</c:v>
                </c:pt>
                <c:pt idx="5">
                  <c:v>14.5</c:v>
                </c:pt>
              </c:numCache>
            </c:numRef>
          </c:xVal>
          <c:yVal>
            <c:numRef>
              <c:f>'A dependence'!$I$14:$I$19</c:f>
              <c:numCache>
                <c:formatCode>General</c:formatCode>
                <c:ptCount val="6"/>
                <c:pt idx="0">
                  <c:v>2.6006</c:v>
                </c:pt>
                <c:pt idx="1">
                  <c:v>2.5699999999999994</c:v>
                </c:pt>
                <c:pt idx="2">
                  <c:v>2.5089999999999999</c:v>
                </c:pt>
                <c:pt idx="3">
                  <c:v>2.4607999999999999</c:v>
                </c:pt>
                <c:pt idx="4">
                  <c:v>2.4286000000000003</c:v>
                </c:pt>
                <c:pt idx="5">
                  <c:v>2.4116</c:v>
                </c:pt>
              </c:numCache>
            </c:numRef>
          </c:yVal>
          <c:smooth val="0"/>
          <c:extLst>
            <c:ext xmlns:c16="http://schemas.microsoft.com/office/drawing/2014/chart" uri="{C3380CC4-5D6E-409C-BE32-E72D297353CC}">
              <c16:uniqueId val="{00000000-04B4-4F80-8400-578002D7035E}"/>
            </c:ext>
          </c:extLst>
        </c:ser>
        <c:dLbls>
          <c:showLegendKey val="0"/>
          <c:showVal val="0"/>
          <c:showCatName val="0"/>
          <c:showSerName val="0"/>
          <c:showPercent val="0"/>
          <c:showBubbleSize val="0"/>
        </c:dLbls>
        <c:axId val="1380611568"/>
        <c:axId val="1380427536"/>
      </c:scatterChart>
      <c:valAx>
        <c:axId val="1380611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latin typeface="Times New Roman" panose="02020603050405020304" pitchFamily="18" charset="0"/>
                    <a:cs typeface="Times New Roman" panose="02020603050405020304" pitchFamily="18" charset="0"/>
                  </a:rPr>
                  <a:t>θ</a:t>
                </a:r>
                <a:endParaRPr lang="en-US"/>
              </a:p>
            </c:rich>
          </c:tx>
          <c:layout>
            <c:manualLayout>
              <c:xMode val="edge"/>
              <c:yMode val="edge"/>
              <c:x val="0.48961754435920762"/>
              <c:y val="0.906831937717099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427536"/>
        <c:crosses val="autoZero"/>
        <c:crossBetween val="midCat"/>
      </c:valAx>
      <c:valAx>
        <c:axId val="138042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611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plot of</a:t>
            </a:r>
            <a:r>
              <a:rPr lang="en-US" baseline="0"/>
              <a:t> Angle vs Period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plus>
            <c:min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minus>
            <c:spPr>
              <a:noFill/>
              <a:ln w="9525" cap="flat" cmpd="sng" algn="ctr">
                <a:solidFill>
                  <a:schemeClr val="tx1">
                    <a:lumMod val="65000"/>
                    <a:lumOff val="35000"/>
                  </a:schemeClr>
                </a:solidFill>
                <a:round/>
              </a:ln>
              <a:effectLst/>
            </c:spPr>
          </c:errBars>
          <c:xVal>
            <c:numRef>
              <c:f>'chi squared '!$A$2:$A$7</c:f>
              <c:numCache>
                <c:formatCode>General</c:formatCode>
                <c:ptCount val="6"/>
                <c:pt idx="0">
                  <c:v>57</c:v>
                </c:pt>
                <c:pt idx="1">
                  <c:v>52</c:v>
                </c:pt>
                <c:pt idx="2">
                  <c:v>42.75</c:v>
                </c:pt>
                <c:pt idx="3">
                  <c:v>34</c:v>
                </c:pt>
                <c:pt idx="4">
                  <c:v>24.25</c:v>
                </c:pt>
                <c:pt idx="5">
                  <c:v>14.5</c:v>
                </c:pt>
              </c:numCache>
            </c:numRef>
          </c:xVal>
          <c:yVal>
            <c:numRef>
              <c:f>'chi squared '!$B$2:$B$7</c:f>
              <c:numCache>
                <c:formatCode>0.00E+00</c:formatCode>
                <c:ptCount val="6"/>
                <c:pt idx="0">
                  <c:v>2.6006</c:v>
                </c:pt>
                <c:pt idx="1">
                  <c:v>2.5699999999999994</c:v>
                </c:pt>
                <c:pt idx="2">
                  <c:v>2.5089999999999999</c:v>
                </c:pt>
                <c:pt idx="3">
                  <c:v>2.4607999999999999</c:v>
                </c:pt>
                <c:pt idx="4">
                  <c:v>2.4286000000000003</c:v>
                </c:pt>
                <c:pt idx="5">
                  <c:v>2.4116</c:v>
                </c:pt>
              </c:numCache>
            </c:numRef>
          </c:yVal>
          <c:smooth val="0"/>
          <c:extLst>
            <c:ext xmlns:c16="http://schemas.microsoft.com/office/drawing/2014/chart" uri="{C3380CC4-5D6E-409C-BE32-E72D297353CC}">
              <c16:uniqueId val="{00000000-722D-4883-8198-1B6DBFAA644B}"/>
            </c:ext>
          </c:extLst>
        </c:ser>
        <c:dLbls>
          <c:showLegendKey val="0"/>
          <c:showVal val="0"/>
          <c:showCatName val="0"/>
          <c:showSerName val="0"/>
          <c:showPercent val="0"/>
          <c:showBubbleSize val="0"/>
        </c:dLbls>
        <c:axId val="1171202976"/>
        <c:axId val="1238621088"/>
      </c:scatterChart>
      <c:valAx>
        <c:axId val="1171202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621088"/>
        <c:crosses val="autoZero"/>
        <c:crossBetween val="midCat"/>
      </c:valAx>
      <c:valAx>
        <c:axId val="1238621088"/>
        <c:scaling>
          <c:orientation val="minMax"/>
          <c:min val="2.3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layout>
            <c:manualLayout>
              <c:xMode val="edge"/>
              <c:yMode val="edge"/>
              <c:x val="8.7336244541484712E-3"/>
              <c:y val="0.395408500308610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202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Parabola</a:t>
            </a:r>
            <a:r>
              <a:rPr lang="en-US" baseline="0"/>
              <a:t> fit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plus>
            <c:min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minus>
            <c:spPr>
              <a:noFill/>
              <a:ln w="9525" cap="flat" cmpd="sng" algn="ctr">
                <a:solidFill>
                  <a:schemeClr val="tx1">
                    <a:lumMod val="65000"/>
                    <a:lumOff val="35000"/>
                  </a:schemeClr>
                </a:solidFill>
                <a:round/>
              </a:ln>
              <a:effectLst/>
            </c:spPr>
          </c:errBars>
          <c:xVal>
            <c:numRef>
              <c:f>'chi squared '!$A$2:$A$7</c:f>
              <c:numCache>
                <c:formatCode>General</c:formatCode>
                <c:ptCount val="6"/>
                <c:pt idx="0">
                  <c:v>57</c:v>
                </c:pt>
                <c:pt idx="1">
                  <c:v>52</c:v>
                </c:pt>
                <c:pt idx="2">
                  <c:v>42.75</c:v>
                </c:pt>
                <c:pt idx="3">
                  <c:v>34</c:v>
                </c:pt>
                <c:pt idx="4">
                  <c:v>24.25</c:v>
                </c:pt>
                <c:pt idx="5">
                  <c:v>14.5</c:v>
                </c:pt>
              </c:numCache>
            </c:numRef>
          </c:xVal>
          <c:yVal>
            <c:numRef>
              <c:f>'chi squared '!$B$2:$B$7</c:f>
              <c:numCache>
                <c:formatCode>0.00E+00</c:formatCode>
                <c:ptCount val="6"/>
                <c:pt idx="0">
                  <c:v>2.6006</c:v>
                </c:pt>
                <c:pt idx="1">
                  <c:v>2.5699999999999994</c:v>
                </c:pt>
                <c:pt idx="2">
                  <c:v>2.5089999999999999</c:v>
                </c:pt>
                <c:pt idx="3">
                  <c:v>2.4607999999999999</c:v>
                </c:pt>
                <c:pt idx="4">
                  <c:v>2.4286000000000003</c:v>
                </c:pt>
                <c:pt idx="5">
                  <c:v>2.4116</c:v>
                </c:pt>
              </c:numCache>
            </c:numRef>
          </c:yVal>
          <c:smooth val="0"/>
          <c:extLst>
            <c:ext xmlns:c16="http://schemas.microsoft.com/office/drawing/2014/chart" uri="{C3380CC4-5D6E-409C-BE32-E72D297353CC}">
              <c16:uniqueId val="{00000000-89F4-438B-BD3B-A13A696F70FA}"/>
            </c:ext>
          </c:extLst>
        </c:ser>
        <c:ser>
          <c:idx val="1"/>
          <c:order val="1"/>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'chi squared '!$K$2:$K$7</c:f>
              <c:numCache>
                <c:formatCode>General</c:formatCode>
                <c:ptCount val="6"/>
                <c:pt idx="0">
                  <c:v>57</c:v>
                </c:pt>
                <c:pt idx="1">
                  <c:v>52</c:v>
                </c:pt>
                <c:pt idx="2">
                  <c:v>42.75</c:v>
                </c:pt>
                <c:pt idx="3">
                  <c:v>34</c:v>
                </c:pt>
                <c:pt idx="4">
                  <c:v>24.25</c:v>
                </c:pt>
                <c:pt idx="5">
                  <c:v>14.5</c:v>
                </c:pt>
              </c:numCache>
            </c:numRef>
          </c:xVal>
          <c:yVal>
            <c:numRef>
              <c:f>'chi squared '!$R$2:$R$7</c:f>
              <c:numCache>
                <c:formatCode>0.00E+00</c:formatCode>
                <c:ptCount val="6"/>
                <c:pt idx="0">
                  <c:v>2.5880391999999999</c:v>
                </c:pt>
                <c:pt idx="1">
                  <c:v>2.5549032</c:v>
                </c:pt>
                <c:pt idx="2">
                  <c:v>2.5016157999999997</c:v>
                </c:pt>
                <c:pt idx="3">
                  <c:v>2.4607847999999999</c:v>
                </c:pt>
                <c:pt idx="4">
                  <c:v>2.4262541999999998</c:v>
                </c:pt>
                <c:pt idx="5">
                  <c:v>2.4032831999999997</c:v>
                </c:pt>
              </c:numCache>
            </c:numRef>
          </c:yVal>
          <c:smooth val="0"/>
          <c:extLst>
            <c:ext xmlns:c16="http://schemas.microsoft.com/office/drawing/2014/chart" uri="{C3380CC4-5D6E-409C-BE32-E72D297353CC}">
              <c16:uniqueId val="{00000002-89F4-438B-BD3B-A13A696F70FA}"/>
            </c:ext>
          </c:extLst>
        </c:ser>
        <c:dLbls>
          <c:showLegendKey val="0"/>
          <c:showVal val="0"/>
          <c:showCatName val="0"/>
          <c:showSerName val="0"/>
          <c:showPercent val="0"/>
          <c:showBubbleSize val="0"/>
        </c:dLbls>
        <c:axId val="1171202976"/>
        <c:axId val="1238621088"/>
      </c:scatterChart>
      <c:valAx>
        <c:axId val="1171202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621088"/>
        <c:crosses val="autoZero"/>
        <c:crossBetween val="midCat"/>
      </c:valAx>
      <c:valAx>
        <c:axId val="1238621088"/>
        <c:scaling>
          <c:orientation val="minMax"/>
          <c:min val="2.3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202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2978A-AA52-404D-B1EA-4C55027CE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3692</Words>
  <Characters>21050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Swanson</dc:creator>
  <cp:keywords/>
  <dc:description/>
  <cp:lastModifiedBy>Hayden Swanson</cp:lastModifiedBy>
  <cp:revision>5</cp:revision>
  <dcterms:created xsi:type="dcterms:W3CDTF">2023-02-13T00:07:00Z</dcterms:created>
  <dcterms:modified xsi:type="dcterms:W3CDTF">2023-02-13T00:17:00Z</dcterms:modified>
</cp:coreProperties>
</file>